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67E00" w14:textId="77777777" w:rsidR="00E649D5" w:rsidRDefault="001E4860">
      <w:pPr>
        <w:spacing w:afterLines="50" w:after="156"/>
        <w:jc w:val="center"/>
        <w:rPr>
          <w:b/>
          <w:sz w:val="24"/>
          <w:szCs w:val="24"/>
          <w:lang w:eastAsia="zh-Hans"/>
        </w:rPr>
      </w:pPr>
      <w:r>
        <w:rPr>
          <w:rFonts w:hint="eastAsia"/>
          <w:b/>
          <w:sz w:val="24"/>
          <w:szCs w:val="24"/>
        </w:rPr>
        <w:t xml:space="preserve"> </w:t>
      </w:r>
      <w:del w:id="0" w:author="曾勇" w:date="2024-01-22T09:37:00Z">
        <w:r>
          <w:rPr>
            <w:rFonts w:hint="eastAsia"/>
            <w:b/>
            <w:sz w:val="24"/>
            <w:szCs w:val="24"/>
          </w:rPr>
          <w:delText>E171</w:delText>
        </w:r>
      </w:del>
      <w:ins w:id="1" w:author="曾勇" w:date="2024-01-22T09:37:00Z">
        <w:r>
          <w:rPr>
            <w:b/>
            <w:sz w:val="24"/>
            <w:szCs w:val="24"/>
          </w:rPr>
          <w:t>DX11</w:t>
        </w:r>
      </w:ins>
      <w:r>
        <w:rPr>
          <w:rFonts w:hint="eastAsia"/>
          <w:b/>
          <w:sz w:val="24"/>
          <w:szCs w:val="24"/>
        </w:rPr>
        <w:t>融合定位软件</w:t>
      </w:r>
      <w:r>
        <w:rPr>
          <w:rFonts w:hint="eastAsia"/>
          <w:b/>
          <w:sz w:val="24"/>
          <w:szCs w:val="24"/>
          <w:lang w:eastAsia="zh-Hans"/>
        </w:rPr>
        <w:t>开发项目</w:t>
      </w:r>
      <w:r>
        <w:rPr>
          <w:rFonts w:hint="eastAsia"/>
          <w:b/>
          <w:sz w:val="24"/>
          <w:szCs w:val="24"/>
        </w:rPr>
        <w:t>技术</w:t>
      </w:r>
      <w:r>
        <w:rPr>
          <w:rFonts w:hint="eastAsia"/>
          <w:b/>
          <w:sz w:val="24"/>
          <w:szCs w:val="24"/>
          <w:lang w:eastAsia="zh-Hans"/>
        </w:rPr>
        <w:t>任务书</w:t>
      </w:r>
    </w:p>
    <w:p w14:paraId="046C7EBA" w14:textId="77777777" w:rsidR="00E649D5" w:rsidRDefault="00E649D5">
      <w:pPr>
        <w:spacing w:afterLines="50" w:after="156" w:line="240" w:lineRule="auto"/>
        <w:rPr>
          <w:rFonts w:ascii="宋体" w:hAnsi="宋体"/>
          <w:szCs w:val="21"/>
        </w:rPr>
      </w:pPr>
    </w:p>
    <w:p w14:paraId="514645F0" w14:textId="77777777" w:rsidR="00E649D5" w:rsidRDefault="001E4860">
      <w:pPr>
        <w:spacing w:afterLines="50" w:after="156" w:line="240" w:lineRule="auto"/>
        <w:rPr>
          <w:rFonts w:ascii="宋体" w:hAnsi="宋体"/>
          <w:szCs w:val="21"/>
        </w:rPr>
      </w:pPr>
      <w:proofErr w:type="gramStart"/>
      <w:r>
        <w:rPr>
          <w:rFonts w:ascii="宋体" w:hAnsi="宋体" w:hint="eastAsia"/>
          <w:szCs w:val="21"/>
        </w:rPr>
        <w:t>本任务</w:t>
      </w:r>
      <w:proofErr w:type="gramEnd"/>
      <w:r>
        <w:rPr>
          <w:rFonts w:ascii="宋体" w:hAnsi="宋体" w:hint="eastAsia"/>
          <w:szCs w:val="21"/>
        </w:rPr>
        <w:t>书旨在约定吉</w:t>
      </w:r>
      <w:proofErr w:type="gramStart"/>
      <w:r>
        <w:rPr>
          <w:rFonts w:ascii="宋体" w:hAnsi="宋体" w:hint="eastAsia"/>
          <w:szCs w:val="21"/>
        </w:rPr>
        <w:t>咖</w:t>
      </w:r>
      <w:proofErr w:type="gramEnd"/>
      <w:r>
        <w:rPr>
          <w:rFonts w:ascii="宋体" w:hAnsi="宋体" w:hint="eastAsia"/>
          <w:szCs w:val="21"/>
        </w:rPr>
        <w:t>智能机器人有限公司（以下简称“公司”）对供应商就</w:t>
      </w:r>
      <w:permStart w:id="583686470" w:edGrp="everyone"/>
      <w:r>
        <w:rPr>
          <w:rFonts w:ascii="宋体" w:hAnsi="宋体"/>
          <w:szCs w:val="21"/>
        </w:rPr>
        <w:t xml:space="preserve"> </w:t>
      </w:r>
      <w:del w:id="2" w:author="曾勇" w:date="2024-01-22T09:37:00Z">
        <w:r>
          <w:rPr>
            <w:rFonts w:ascii="宋体" w:hAnsi="宋体" w:hint="eastAsia"/>
            <w:szCs w:val="21"/>
          </w:rPr>
          <w:delText>E171</w:delText>
        </w:r>
      </w:del>
      <w:ins w:id="3" w:author="曾勇" w:date="2024-01-22T09:37:00Z">
        <w:r>
          <w:rPr>
            <w:rFonts w:ascii="宋体" w:hAnsi="宋体"/>
            <w:szCs w:val="21"/>
          </w:rPr>
          <w:t>DX11</w:t>
        </w:r>
      </w:ins>
      <w:r>
        <w:rPr>
          <w:rFonts w:ascii="宋体" w:hAnsi="宋体" w:hint="eastAsia"/>
          <w:szCs w:val="21"/>
        </w:rPr>
        <w:t xml:space="preserve">融合定位软件 </w:t>
      </w:r>
      <w:permEnd w:id="583686470"/>
      <w:r>
        <w:rPr>
          <w:rFonts w:ascii="宋体" w:hAnsi="宋体" w:hint="eastAsia"/>
          <w:szCs w:val="21"/>
        </w:rPr>
        <w:t>项目的</w:t>
      </w:r>
      <w:r>
        <w:rPr>
          <w:rFonts w:ascii="宋体" w:hAnsi="宋体" w:hint="eastAsia"/>
          <w:szCs w:val="21"/>
          <w:lang w:eastAsia="zh-Hans"/>
        </w:rPr>
        <w:t>委托开发</w:t>
      </w:r>
      <w:r>
        <w:rPr>
          <w:rFonts w:ascii="宋体" w:hAnsi="宋体" w:hint="eastAsia"/>
          <w:szCs w:val="21"/>
        </w:rPr>
        <w:t>事宜需要具备的各项指标及要求。</w:t>
      </w:r>
    </w:p>
    <w:p w14:paraId="0FF5F403" w14:textId="77777777" w:rsidR="00E649D5" w:rsidRDefault="00E649D5">
      <w:pPr>
        <w:spacing w:afterLines="50" w:after="156" w:line="240" w:lineRule="auto"/>
        <w:rPr>
          <w:rFonts w:ascii="宋体" w:hAnsi="宋体"/>
          <w:szCs w:val="21"/>
        </w:rPr>
      </w:pPr>
    </w:p>
    <w:p w14:paraId="699ED92D" w14:textId="77777777" w:rsidR="00E649D5" w:rsidRDefault="001E4860">
      <w:pPr>
        <w:pStyle w:val="af1"/>
        <w:numPr>
          <w:ilvl w:val="0"/>
          <w:numId w:val="2"/>
        </w:numPr>
        <w:spacing w:afterLines="50" w:after="156" w:line="240" w:lineRule="auto"/>
        <w:ind w:firstLineChars="0"/>
        <w:rPr>
          <w:b/>
          <w:szCs w:val="21"/>
        </w:rPr>
      </w:pPr>
      <w:r>
        <w:rPr>
          <w:rFonts w:hint="eastAsia"/>
          <w:b/>
          <w:szCs w:val="21"/>
        </w:rPr>
        <w:t>项目内容：</w:t>
      </w:r>
    </w:p>
    <w:p w14:paraId="0DFE7522" w14:textId="77777777" w:rsidR="00E649D5" w:rsidRDefault="001E4860">
      <w:pPr>
        <w:pStyle w:val="af1"/>
        <w:numPr>
          <w:ilvl w:val="1"/>
          <w:numId w:val="2"/>
        </w:numPr>
        <w:spacing w:afterLines="50" w:after="156" w:line="240" w:lineRule="auto"/>
        <w:ind w:firstLineChars="0"/>
        <w:rPr>
          <w:b/>
          <w:szCs w:val="21"/>
        </w:rPr>
      </w:pPr>
      <w:r>
        <w:rPr>
          <w:rFonts w:hint="eastAsia"/>
          <w:szCs w:val="21"/>
        </w:rPr>
        <w:t>项目名称：</w:t>
      </w:r>
      <w:permStart w:id="1748652229" w:edGrp="everyone"/>
      <w:r>
        <w:rPr>
          <w:rFonts w:hint="eastAsia"/>
          <w:szCs w:val="21"/>
        </w:rPr>
        <w:t xml:space="preserve"> </w:t>
      </w:r>
      <w:del w:id="4" w:author="曾勇" w:date="2024-01-22T09:37:00Z">
        <w:r>
          <w:rPr>
            <w:rFonts w:ascii="宋体" w:eastAsia="宋体" w:hAnsi="宋体" w:hint="eastAsia"/>
            <w:szCs w:val="21"/>
          </w:rPr>
          <w:delText>E171</w:delText>
        </w:r>
      </w:del>
      <w:ins w:id="5" w:author="曾勇" w:date="2024-01-22T09:37:00Z">
        <w:r>
          <w:rPr>
            <w:rFonts w:ascii="宋体" w:eastAsia="宋体" w:hAnsi="宋体"/>
            <w:szCs w:val="21"/>
          </w:rPr>
          <w:t>DX11</w:t>
        </w:r>
      </w:ins>
      <w:r>
        <w:rPr>
          <w:rFonts w:ascii="宋体" w:eastAsia="宋体" w:hAnsi="宋体" w:hint="eastAsia"/>
          <w:szCs w:val="21"/>
        </w:rPr>
        <w:t>融合定位软件</w:t>
      </w:r>
      <w:r>
        <w:rPr>
          <w:rFonts w:ascii="宋体" w:eastAsia="宋体" w:hAnsi="宋体" w:hint="eastAsia"/>
          <w:szCs w:val="21"/>
          <w:lang w:eastAsia="zh-Hans"/>
        </w:rPr>
        <w:t>开发项目</w:t>
      </w:r>
      <w:r>
        <w:rPr>
          <w:szCs w:val="21"/>
        </w:rPr>
        <w:t xml:space="preserve"> </w:t>
      </w:r>
      <w:permEnd w:id="1748652229"/>
    </w:p>
    <w:p w14:paraId="75E04E66" w14:textId="77777777" w:rsidR="00E649D5" w:rsidRDefault="001E4860">
      <w:pPr>
        <w:pStyle w:val="af1"/>
        <w:numPr>
          <w:ilvl w:val="1"/>
          <w:numId w:val="2"/>
        </w:numPr>
        <w:spacing w:afterLines="50" w:after="156" w:line="240" w:lineRule="auto"/>
        <w:ind w:firstLineChars="0"/>
        <w:rPr>
          <w:b/>
          <w:szCs w:val="21"/>
        </w:rPr>
      </w:pPr>
      <w:r>
        <w:rPr>
          <w:szCs w:val="21"/>
        </w:rPr>
        <w:t>项目目的</w:t>
      </w:r>
      <w:r>
        <w:rPr>
          <w:rFonts w:hint="eastAsia"/>
          <w:szCs w:val="21"/>
        </w:rPr>
        <w:t>：</w:t>
      </w:r>
      <w:permStart w:id="1277049414" w:edGrp="everyone"/>
      <w:r>
        <w:rPr>
          <w:rFonts w:ascii="宋体" w:eastAsia="宋体" w:hAnsi="宋体"/>
          <w:szCs w:val="21"/>
        </w:rPr>
        <w:t>公司当前内部资源紧张，为保证</w:t>
      </w:r>
      <w:del w:id="6" w:author="曾勇" w:date="2024-01-22T09:37:00Z">
        <w:r>
          <w:rPr>
            <w:rFonts w:ascii="宋体" w:eastAsia="宋体" w:hAnsi="宋体" w:hint="eastAsia"/>
            <w:szCs w:val="21"/>
          </w:rPr>
          <w:delText>E171</w:delText>
        </w:r>
      </w:del>
      <w:ins w:id="7" w:author="曾勇" w:date="2024-01-22T09:37:00Z">
        <w:r>
          <w:rPr>
            <w:rFonts w:ascii="宋体" w:eastAsia="宋体" w:hAnsi="宋体"/>
            <w:szCs w:val="21"/>
          </w:rPr>
          <w:t>DX11</w:t>
        </w:r>
      </w:ins>
      <w:r>
        <w:rPr>
          <w:rFonts w:ascii="宋体" w:eastAsia="宋体" w:hAnsi="宋体"/>
          <w:szCs w:val="21"/>
        </w:rPr>
        <w:t>功能项目按期交付，需将</w:t>
      </w:r>
      <w:r>
        <w:rPr>
          <w:rFonts w:ascii="宋体" w:eastAsia="宋体" w:hAnsi="宋体" w:hint="eastAsia"/>
          <w:szCs w:val="21"/>
        </w:rPr>
        <w:t>融合定位</w:t>
      </w:r>
      <w:r>
        <w:rPr>
          <w:rFonts w:ascii="宋体" w:eastAsia="宋体" w:hAnsi="宋体"/>
          <w:szCs w:val="21"/>
        </w:rPr>
        <w:t>功能进行委外开发</w:t>
      </w:r>
      <w:r>
        <w:rPr>
          <w:szCs w:val="21"/>
        </w:rPr>
        <w:t xml:space="preserve"> </w:t>
      </w:r>
      <w:permEnd w:id="1277049414"/>
    </w:p>
    <w:p w14:paraId="392C8FF9" w14:textId="77777777" w:rsidR="00E649D5" w:rsidRDefault="001E4860">
      <w:pPr>
        <w:pStyle w:val="af1"/>
        <w:numPr>
          <w:ilvl w:val="0"/>
          <w:numId w:val="2"/>
        </w:numPr>
        <w:spacing w:beforeLines="50" w:before="156" w:afterLines="50" w:after="156" w:line="240" w:lineRule="auto"/>
        <w:ind w:firstLineChars="0"/>
        <w:rPr>
          <w:b/>
          <w:szCs w:val="21"/>
        </w:rPr>
      </w:pPr>
      <w:r>
        <w:rPr>
          <w:rFonts w:hint="eastAsia"/>
          <w:b/>
          <w:szCs w:val="21"/>
        </w:rPr>
        <w:t>项目周期及阶段性节点：</w:t>
      </w:r>
    </w:p>
    <w:p w14:paraId="7D9C131A" w14:textId="77777777" w:rsidR="00E649D5" w:rsidRDefault="001E4860">
      <w:pPr>
        <w:pStyle w:val="af1"/>
        <w:numPr>
          <w:ilvl w:val="1"/>
          <w:numId w:val="2"/>
        </w:numPr>
        <w:spacing w:afterLines="50" w:after="156" w:line="240" w:lineRule="auto"/>
        <w:ind w:firstLineChars="0"/>
        <w:rPr>
          <w:b/>
          <w:szCs w:val="21"/>
        </w:rPr>
      </w:pPr>
      <w:r>
        <w:rPr>
          <w:rFonts w:hint="eastAsia"/>
          <w:szCs w:val="21"/>
        </w:rPr>
        <w:t>服务期限：</w:t>
      </w:r>
      <w:permStart w:id="516580132" w:edGrp="everyone"/>
      <w:r>
        <w:rPr>
          <w:rFonts w:ascii="宋体" w:eastAsia="宋体" w:hAnsi="宋体" w:hint="eastAsia"/>
          <w:szCs w:val="21"/>
        </w:rPr>
        <w:t>参见项目计划</w:t>
      </w:r>
      <w:r>
        <w:rPr>
          <w:szCs w:val="21"/>
        </w:rPr>
        <w:t xml:space="preserve"> </w:t>
      </w:r>
      <w:permEnd w:id="516580132"/>
    </w:p>
    <w:p w14:paraId="6795CFDE" w14:textId="77777777" w:rsidR="00E649D5" w:rsidRDefault="001E4860">
      <w:pPr>
        <w:pStyle w:val="af1"/>
        <w:numPr>
          <w:ilvl w:val="1"/>
          <w:numId w:val="2"/>
        </w:numPr>
        <w:spacing w:afterLines="50" w:after="156" w:line="240" w:lineRule="auto"/>
        <w:ind w:firstLineChars="0"/>
        <w:rPr>
          <w:b/>
          <w:szCs w:val="21"/>
        </w:rPr>
      </w:pPr>
      <w:r>
        <w:rPr>
          <w:rFonts w:hint="eastAsia"/>
          <w:szCs w:val="21"/>
        </w:rPr>
        <w:t>阶段性节点：</w:t>
      </w:r>
    </w:p>
    <w:tbl>
      <w:tblPr>
        <w:tblStyle w:val="af"/>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756"/>
        <w:gridCol w:w="4292"/>
        <w:gridCol w:w="2347"/>
        <w:gridCol w:w="2341"/>
      </w:tblGrid>
      <w:tr w:rsidR="00E649D5" w14:paraId="1724122F" w14:textId="77777777" w:rsidTr="00384D90">
        <w:trPr>
          <w:trHeight w:val="353"/>
        </w:trPr>
        <w:tc>
          <w:tcPr>
            <w:tcW w:w="756" w:type="dxa"/>
            <w:vAlign w:val="center"/>
          </w:tcPr>
          <w:p w14:paraId="79546890" w14:textId="77777777" w:rsidR="00E649D5" w:rsidRDefault="001E4860">
            <w:pPr>
              <w:spacing w:line="240" w:lineRule="auto"/>
              <w:jc w:val="center"/>
              <w:rPr>
                <w:b/>
                <w:sz w:val="18"/>
                <w:szCs w:val="18"/>
              </w:rPr>
            </w:pPr>
            <w:r>
              <w:rPr>
                <w:rFonts w:hint="eastAsia"/>
                <w:b/>
                <w:sz w:val="18"/>
                <w:szCs w:val="18"/>
              </w:rPr>
              <w:t>序号</w:t>
            </w:r>
          </w:p>
        </w:tc>
        <w:tc>
          <w:tcPr>
            <w:tcW w:w="4292" w:type="dxa"/>
            <w:vAlign w:val="center"/>
          </w:tcPr>
          <w:p w14:paraId="363C5240" w14:textId="77777777" w:rsidR="00E649D5" w:rsidRDefault="001E4860">
            <w:pPr>
              <w:spacing w:line="240" w:lineRule="auto"/>
              <w:jc w:val="center"/>
              <w:rPr>
                <w:b/>
                <w:sz w:val="18"/>
                <w:szCs w:val="18"/>
              </w:rPr>
            </w:pPr>
            <w:r>
              <w:rPr>
                <w:rFonts w:hint="eastAsia"/>
                <w:b/>
                <w:sz w:val="18"/>
                <w:szCs w:val="18"/>
              </w:rPr>
              <w:t>阶段</w:t>
            </w:r>
          </w:p>
        </w:tc>
        <w:tc>
          <w:tcPr>
            <w:tcW w:w="2347" w:type="dxa"/>
            <w:vAlign w:val="center"/>
          </w:tcPr>
          <w:p w14:paraId="432C377E" w14:textId="77777777" w:rsidR="00E649D5" w:rsidRDefault="001E4860">
            <w:pPr>
              <w:spacing w:line="240" w:lineRule="auto"/>
              <w:jc w:val="center"/>
              <w:rPr>
                <w:b/>
                <w:sz w:val="18"/>
                <w:szCs w:val="18"/>
              </w:rPr>
            </w:pPr>
            <w:r>
              <w:rPr>
                <w:rFonts w:hint="eastAsia"/>
                <w:b/>
                <w:sz w:val="18"/>
                <w:szCs w:val="18"/>
              </w:rPr>
              <w:t>时间节点</w:t>
            </w:r>
          </w:p>
        </w:tc>
        <w:tc>
          <w:tcPr>
            <w:tcW w:w="2341" w:type="dxa"/>
            <w:vAlign w:val="center"/>
          </w:tcPr>
          <w:p w14:paraId="1259B93D" w14:textId="77777777" w:rsidR="00E649D5" w:rsidRDefault="001E4860">
            <w:pPr>
              <w:spacing w:line="240" w:lineRule="auto"/>
              <w:jc w:val="center"/>
              <w:rPr>
                <w:b/>
                <w:sz w:val="18"/>
                <w:szCs w:val="18"/>
              </w:rPr>
            </w:pPr>
            <w:r>
              <w:rPr>
                <w:rFonts w:hint="eastAsia"/>
                <w:b/>
                <w:sz w:val="18"/>
                <w:szCs w:val="18"/>
              </w:rPr>
              <w:t>验收标准</w:t>
            </w:r>
          </w:p>
        </w:tc>
      </w:tr>
      <w:tr w:rsidR="00E649D5" w14:paraId="2A5CB30F" w14:textId="77777777" w:rsidTr="00384D90">
        <w:tc>
          <w:tcPr>
            <w:tcW w:w="756" w:type="dxa"/>
            <w:vAlign w:val="center"/>
          </w:tcPr>
          <w:p w14:paraId="5DDA5151" w14:textId="77777777" w:rsidR="00E649D5" w:rsidRDefault="001E4860">
            <w:pPr>
              <w:spacing w:line="240" w:lineRule="auto"/>
              <w:jc w:val="center"/>
              <w:rPr>
                <w:bCs/>
                <w:sz w:val="18"/>
                <w:szCs w:val="18"/>
              </w:rPr>
            </w:pPr>
            <w:permStart w:id="2059294284" w:edGrp="everyone" w:colFirst="0" w:colLast="0"/>
            <w:permStart w:id="961556484" w:edGrp="everyone" w:colFirst="1" w:colLast="1"/>
            <w:permStart w:id="1562379322" w:edGrp="everyone" w:colFirst="2" w:colLast="2"/>
            <w:r>
              <w:rPr>
                <w:rFonts w:hint="eastAsia"/>
                <w:bCs/>
                <w:sz w:val="18"/>
                <w:szCs w:val="18"/>
              </w:rPr>
              <w:t>1</w:t>
            </w:r>
          </w:p>
        </w:tc>
        <w:tc>
          <w:tcPr>
            <w:tcW w:w="4292" w:type="dxa"/>
            <w:vAlign w:val="center"/>
          </w:tcPr>
          <w:p w14:paraId="1B6E6BC4" w14:textId="77777777" w:rsidR="00E649D5" w:rsidRDefault="001E4860">
            <w:pPr>
              <w:spacing w:line="240" w:lineRule="auto"/>
              <w:jc w:val="center"/>
              <w:rPr>
                <w:bCs/>
                <w:sz w:val="18"/>
                <w:szCs w:val="18"/>
              </w:rPr>
            </w:pPr>
            <w:r>
              <w:rPr>
                <w:rFonts w:hint="eastAsia"/>
                <w:bCs/>
                <w:sz w:val="18"/>
                <w:szCs w:val="18"/>
              </w:rPr>
              <w:t>项目启动</w:t>
            </w:r>
          </w:p>
        </w:tc>
        <w:tc>
          <w:tcPr>
            <w:tcW w:w="2347" w:type="dxa"/>
            <w:vAlign w:val="center"/>
          </w:tcPr>
          <w:p w14:paraId="762901C9" w14:textId="77777777" w:rsidR="00E649D5" w:rsidRDefault="001E4860">
            <w:pPr>
              <w:spacing w:line="240" w:lineRule="auto"/>
              <w:jc w:val="center"/>
              <w:rPr>
                <w:bCs/>
                <w:sz w:val="18"/>
                <w:szCs w:val="18"/>
              </w:rPr>
            </w:pPr>
            <w:r>
              <w:rPr>
                <w:rFonts w:hint="eastAsia"/>
                <w:bCs/>
                <w:sz w:val="18"/>
                <w:szCs w:val="18"/>
              </w:rPr>
              <w:t>\</w:t>
            </w:r>
          </w:p>
        </w:tc>
        <w:tc>
          <w:tcPr>
            <w:tcW w:w="2341" w:type="dxa"/>
            <w:vAlign w:val="center"/>
          </w:tcPr>
          <w:p w14:paraId="1E367615" w14:textId="77777777" w:rsidR="00E649D5" w:rsidRDefault="00D419B5">
            <w:pPr>
              <w:spacing w:line="240" w:lineRule="auto"/>
              <w:jc w:val="center"/>
              <w:rPr>
                <w:bCs/>
                <w:sz w:val="18"/>
                <w:szCs w:val="18"/>
              </w:rPr>
            </w:pPr>
            <w:ins w:id="8" w:author="LiShijie/李世杰" w:date="2024-01-24T15:45:00Z">
              <w:r>
                <w:rPr>
                  <w:rFonts w:hint="eastAsia"/>
                  <w:bCs/>
                  <w:sz w:val="18"/>
                  <w:szCs w:val="18"/>
                </w:rPr>
                <w:t>\</w:t>
              </w:r>
            </w:ins>
          </w:p>
        </w:tc>
      </w:tr>
      <w:tr w:rsidR="00E649D5" w14:paraId="3576EFCC" w14:textId="77777777" w:rsidTr="00384D90">
        <w:tc>
          <w:tcPr>
            <w:tcW w:w="756" w:type="dxa"/>
            <w:vAlign w:val="center"/>
          </w:tcPr>
          <w:p w14:paraId="414E1F77" w14:textId="77777777" w:rsidR="00E649D5" w:rsidRDefault="001E4860">
            <w:pPr>
              <w:spacing w:line="240" w:lineRule="auto"/>
              <w:jc w:val="center"/>
              <w:rPr>
                <w:bCs/>
                <w:sz w:val="18"/>
                <w:szCs w:val="18"/>
              </w:rPr>
            </w:pPr>
            <w:permStart w:id="171462874" w:edGrp="everyone" w:colFirst="0" w:colLast="0"/>
            <w:permStart w:id="1310539514" w:edGrp="everyone" w:colFirst="1" w:colLast="1"/>
            <w:permStart w:id="2069003465" w:edGrp="everyone" w:colFirst="2" w:colLast="2"/>
            <w:permEnd w:id="2059294284"/>
            <w:permEnd w:id="961556484"/>
            <w:permEnd w:id="1562379322"/>
            <w:r>
              <w:rPr>
                <w:rFonts w:hint="eastAsia"/>
                <w:bCs/>
                <w:sz w:val="18"/>
                <w:szCs w:val="18"/>
              </w:rPr>
              <w:t>2</w:t>
            </w:r>
          </w:p>
        </w:tc>
        <w:tc>
          <w:tcPr>
            <w:tcW w:w="4292" w:type="dxa"/>
            <w:vAlign w:val="center"/>
          </w:tcPr>
          <w:p w14:paraId="6D19E9FA" w14:textId="77777777" w:rsidR="00E649D5" w:rsidRDefault="001E4860">
            <w:pPr>
              <w:spacing w:line="240" w:lineRule="auto"/>
              <w:jc w:val="center"/>
              <w:rPr>
                <w:bCs/>
                <w:sz w:val="18"/>
                <w:szCs w:val="18"/>
              </w:rPr>
            </w:pPr>
            <w:r>
              <w:rPr>
                <w:rFonts w:hint="eastAsia"/>
                <w:bCs/>
                <w:sz w:val="18"/>
                <w:szCs w:val="18"/>
              </w:rPr>
              <w:t xml:space="preserve"> </w:t>
            </w:r>
            <w:r>
              <w:rPr>
                <w:rFonts w:hint="eastAsia"/>
                <w:bCs/>
                <w:sz w:val="18"/>
                <w:szCs w:val="18"/>
              </w:rPr>
              <w:t>需求锁定，通信方式、协议和接口锁定，硬件资源及高精地图和定位功能、性能锁定</w:t>
            </w:r>
          </w:p>
        </w:tc>
        <w:tc>
          <w:tcPr>
            <w:tcW w:w="2347" w:type="dxa"/>
            <w:vAlign w:val="center"/>
          </w:tcPr>
          <w:p w14:paraId="1631FC2E" w14:textId="77777777" w:rsidR="00E649D5" w:rsidRDefault="001E4860">
            <w:pPr>
              <w:spacing w:line="240" w:lineRule="auto"/>
              <w:jc w:val="center"/>
              <w:rPr>
                <w:bCs/>
                <w:sz w:val="18"/>
                <w:szCs w:val="18"/>
              </w:rPr>
            </w:pPr>
            <w:r>
              <w:rPr>
                <w:rFonts w:hint="eastAsia"/>
                <w:bCs/>
                <w:sz w:val="18"/>
                <w:szCs w:val="18"/>
              </w:rPr>
              <w:t xml:space="preserve"> \</w:t>
            </w:r>
          </w:p>
        </w:tc>
        <w:tc>
          <w:tcPr>
            <w:tcW w:w="2341" w:type="dxa"/>
            <w:vAlign w:val="center"/>
          </w:tcPr>
          <w:p w14:paraId="16A43AF8" w14:textId="77777777" w:rsidR="00E649D5" w:rsidRDefault="00163108" w:rsidP="00163108">
            <w:pPr>
              <w:spacing w:line="240" w:lineRule="auto"/>
              <w:jc w:val="center"/>
              <w:rPr>
                <w:bCs/>
                <w:sz w:val="18"/>
                <w:szCs w:val="18"/>
              </w:rPr>
            </w:pPr>
            <w:ins w:id="9" w:author="LiShijie/李世杰" w:date="2024-01-24T15:40:00Z">
              <w:r>
                <w:rPr>
                  <w:rFonts w:hint="eastAsia"/>
                  <w:bCs/>
                  <w:sz w:val="18"/>
                  <w:szCs w:val="18"/>
                </w:rPr>
                <w:t>\</w:t>
              </w:r>
            </w:ins>
          </w:p>
        </w:tc>
      </w:tr>
      <w:tr w:rsidR="00E649D5" w14:paraId="4AA1C643" w14:textId="77777777" w:rsidTr="00384D90">
        <w:tc>
          <w:tcPr>
            <w:tcW w:w="756" w:type="dxa"/>
            <w:vAlign w:val="center"/>
          </w:tcPr>
          <w:p w14:paraId="2EDA2553" w14:textId="77777777" w:rsidR="00E649D5" w:rsidRDefault="00163108">
            <w:pPr>
              <w:spacing w:line="240" w:lineRule="auto"/>
              <w:jc w:val="center"/>
              <w:rPr>
                <w:bCs/>
                <w:sz w:val="18"/>
                <w:szCs w:val="18"/>
              </w:rPr>
            </w:pPr>
            <w:permStart w:id="216943687" w:edGrp="everyone"/>
            <w:permEnd w:id="171462874"/>
            <w:permEnd w:id="1310539514"/>
            <w:permEnd w:id="2069003465"/>
            <w:r>
              <w:rPr>
                <w:bCs/>
                <w:sz w:val="18"/>
                <w:szCs w:val="18"/>
              </w:rPr>
              <w:t>3</w:t>
            </w:r>
          </w:p>
        </w:tc>
        <w:tc>
          <w:tcPr>
            <w:tcW w:w="4292" w:type="dxa"/>
            <w:vAlign w:val="center"/>
          </w:tcPr>
          <w:p w14:paraId="01D6AE2F" w14:textId="77777777" w:rsidR="00E649D5" w:rsidRDefault="00163108">
            <w:pPr>
              <w:spacing w:line="240" w:lineRule="auto"/>
              <w:jc w:val="center"/>
              <w:rPr>
                <w:bCs/>
                <w:sz w:val="18"/>
                <w:szCs w:val="18"/>
              </w:rPr>
            </w:pPr>
            <w:r w:rsidRPr="00163108">
              <w:rPr>
                <w:bCs/>
                <w:sz w:val="18"/>
                <w:szCs w:val="18"/>
              </w:rPr>
              <w:t>MRD</w:t>
            </w:r>
            <w:r>
              <w:rPr>
                <w:rFonts w:hint="eastAsia"/>
                <w:bCs/>
                <w:sz w:val="18"/>
                <w:szCs w:val="18"/>
              </w:rPr>
              <w:t>版本</w:t>
            </w:r>
          </w:p>
        </w:tc>
        <w:tc>
          <w:tcPr>
            <w:tcW w:w="2347" w:type="dxa"/>
            <w:vAlign w:val="center"/>
          </w:tcPr>
          <w:p w14:paraId="23E4EA10" w14:textId="77777777" w:rsidR="00E649D5" w:rsidRDefault="001E4860">
            <w:pPr>
              <w:spacing w:line="240" w:lineRule="auto"/>
              <w:jc w:val="center"/>
              <w:rPr>
                <w:bCs/>
                <w:sz w:val="18"/>
                <w:szCs w:val="18"/>
              </w:rPr>
            </w:pPr>
            <w:r>
              <w:rPr>
                <w:rFonts w:hint="eastAsia"/>
                <w:bCs/>
                <w:sz w:val="18"/>
                <w:szCs w:val="18"/>
              </w:rPr>
              <w:t>2024.</w:t>
            </w:r>
            <w:r w:rsidR="00163108">
              <w:rPr>
                <w:bCs/>
                <w:sz w:val="18"/>
                <w:szCs w:val="18"/>
              </w:rPr>
              <w:t>2</w:t>
            </w:r>
            <w:r>
              <w:rPr>
                <w:rFonts w:hint="eastAsia"/>
                <w:bCs/>
                <w:sz w:val="18"/>
                <w:szCs w:val="18"/>
              </w:rPr>
              <w:t>.</w:t>
            </w:r>
            <w:r w:rsidR="00163108">
              <w:rPr>
                <w:bCs/>
                <w:sz w:val="18"/>
                <w:szCs w:val="18"/>
              </w:rPr>
              <w:t>02</w:t>
            </w:r>
          </w:p>
        </w:tc>
        <w:tc>
          <w:tcPr>
            <w:tcW w:w="2341" w:type="dxa"/>
            <w:vAlign w:val="center"/>
          </w:tcPr>
          <w:p w14:paraId="1FF42901" w14:textId="77777777" w:rsidR="00E649D5" w:rsidRDefault="001E4860">
            <w:pPr>
              <w:numPr>
                <w:ilvl w:val="0"/>
                <w:numId w:val="4"/>
              </w:numPr>
              <w:spacing w:line="240" w:lineRule="auto"/>
              <w:rPr>
                <w:bCs/>
                <w:sz w:val="18"/>
                <w:szCs w:val="18"/>
              </w:rPr>
            </w:pPr>
            <w:r>
              <w:rPr>
                <w:rFonts w:hint="eastAsia"/>
                <w:bCs/>
                <w:sz w:val="18"/>
                <w:szCs w:val="18"/>
              </w:rPr>
              <w:t>基于开放城市全功能版本，定位</w:t>
            </w:r>
            <w:r>
              <w:rPr>
                <w:rFonts w:hint="eastAsia"/>
                <w:bCs/>
                <w:sz w:val="18"/>
                <w:szCs w:val="18"/>
              </w:rPr>
              <w:t>+NOA</w:t>
            </w:r>
            <w:r>
              <w:rPr>
                <w:rFonts w:hint="eastAsia"/>
                <w:bCs/>
                <w:sz w:val="18"/>
                <w:szCs w:val="18"/>
              </w:rPr>
              <w:t>性能</w:t>
            </w:r>
            <w:r>
              <w:rPr>
                <w:rFonts w:hint="eastAsia"/>
                <w:bCs/>
                <w:sz w:val="18"/>
                <w:szCs w:val="18"/>
              </w:rPr>
              <w:t>90%</w:t>
            </w:r>
            <w:r>
              <w:rPr>
                <w:rFonts w:hint="eastAsia"/>
                <w:bCs/>
                <w:sz w:val="18"/>
                <w:szCs w:val="18"/>
              </w:rPr>
              <w:t>，</w:t>
            </w:r>
            <w:proofErr w:type="gramStart"/>
            <w:r>
              <w:rPr>
                <w:rFonts w:hint="eastAsia"/>
                <w:bCs/>
                <w:sz w:val="18"/>
                <w:szCs w:val="18"/>
              </w:rPr>
              <w:t>大规模路测</w:t>
            </w:r>
            <w:r>
              <w:rPr>
                <w:rFonts w:hint="eastAsia"/>
                <w:bCs/>
                <w:sz w:val="18"/>
                <w:szCs w:val="18"/>
              </w:rPr>
              <w:t>5000</w:t>
            </w:r>
            <w:r>
              <w:rPr>
                <w:rFonts w:hint="eastAsia"/>
                <w:bCs/>
                <w:sz w:val="18"/>
                <w:szCs w:val="18"/>
              </w:rPr>
              <w:t>公里</w:t>
            </w:r>
            <w:proofErr w:type="gramEnd"/>
            <w:r w:rsidR="00163108">
              <w:rPr>
                <w:rFonts w:hint="eastAsia"/>
                <w:bCs/>
                <w:sz w:val="18"/>
                <w:szCs w:val="18"/>
              </w:rPr>
              <w:t>；</w:t>
            </w:r>
          </w:p>
          <w:p w14:paraId="74D5D6E3" w14:textId="77777777" w:rsidR="00E649D5" w:rsidRDefault="001E4860">
            <w:pPr>
              <w:numPr>
                <w:ilvl w:val="0"/>
                <w:numId w:val="4"/>
              </w:numPr>
              <w:spacing w:line="240" w:lineRule="auto"/>
              <w:rPr>
                <w:bCs/>
                <w:sz w:val="18"/>
                <w:szCs w:val="18"/>
              </w:rPr>
            </w:pPr>
            <w:r>
              <w:rPr>
                <w:rFonts w:hint="eastAsia"/>
                <w:bCs/>
                <w:sz w:val="18"/>
                <w:szCs w:val="18"/>
              </w:rPr>
              <w:t>吉利测试问题实时反馈，</w:t>
            </w:r>
            <w:proofErr w:type="gramStart"/>
            <w:r w:rsidR="00163108">
              <w:rPr>
                <w:rFonts w:hint="eastAsia"/>
                <w:bCs/>
                <w:sz w:val="18"/>
                <w:szCs w:val="18"/>
              </w:rPr>
              <w:t>朗歌</w:t>
            </w:r>
            <w:r>
              <w:rPr>
                <w:rFonts w:hint="eastAsia"/>
                <w:bCs/>
                <w:sz w:val="18"/>
                <w:szCs w:val="18"/>
              </w:rPr>
              <w:t>跟进</w:t>
            </w:r>
            <w:proofErr w:type="gramEnd"/>
            <w:r>
              <w:rPr>
                <w:rFonts w:hint="eastAsia"/>
                <w:bCs/>
                <w:sz w:val="18"/>
                <w:szCs w:val="18"/>
              </w:rPr>
              <w:t>修复</w:t>
            </w:r>
            <w:r w:rsidR="00163108">
              <w:rPr>
                <w:rFonts w:hint="eastAsia"/>
                <w:bCs/>
                <w:sz w:val="18"/>
                <w:szCs w:val="18"/>
              </w:rPr>
              <w:t>；</w:t>
            </w:r>
          </w:p>
        </w:tc>
      </w:tr>
      <w:tr w:rsidR="00E649D5" w14:paraId="26EB4544" w14:textId="77777777" w:rsidTr="00384D90">
        <w:tc>
          <w:tcPr>
            <w:tcW w:w="756" w:type="dxa"/>
            <w:vAlign w:val="center"/>
          </w:tcPr>
          <w:p w14:paraId="3B3FE5A9" w14:textId="77777777" w:rsidR="00E649D5" w:rsidRDefault="00163108">
            <w:pPr>
              <w:spacing w:line="240" w:lineRule="auto"/>
              <w:jc w:val="center"/>
              <w:rPr>
                <w:bCs/>
                <w:sz w:val="18"/>
                <w:szCs w:val="18"/>
              </w:rPr>
            </w:pPr>
            <w:r>
              <w:rPr>
                <w:bCs/>
                <w:sz w:val="18"/>
                <w:szCs w:val="18"/>
              </w:rPr>
              <w:t>4</w:t>
            </w:r>
          </w:p>
        </w:tc>
        <w:tc>
          <w:tcPr>
            <w:tcW w:w="4292" w:type="dxa"/>
            <w:vAlign w:val="center"/>
          </w:tcPr>
          <w:p w14:paraId="1D5A5EC3" w14:textId="77777777" w:rsidR="00E649D5" w:rsidRDefault="00163108">
            <w:pPr>
              <w:spacing w:line="240" w:lineRule="auto"/>
              <w:jc w:val="center"/>
              <w:rPr>
                <w:bCs/>
                <w:sz w:val="18"/>
                <w:szCs w:val="18"/>
              </w:rPr>
            </w:pPr>
            <w:r>
              <w:rPr>
                <w:rFonts w:hint="eastAsia"/>
                <w:bCs/>
                <w:sz w:val="18"/>
                <w:szCs w:val="18"/>
              </w:rPr>
              <w:t>CRB</w:t>
            </w:r>
            <w:r w:rsidR="001E4860">
              <w:rPr>
                <w:rFonts w:hint="eastAsia"/>
                <w:bCs/>
                <w:sz w:val="18"/>
                <w:szCs w:val="18"/>
              </w:rPr>
              <w:t>版本</w:t>
            </w:r>
          </w:p>
        </w:tc>
        <w:tc>
          <w:tcPr>
            <w:tcW w:w="2347" w:type="dxa"/>
            <w:vAlign w:val="center"/>
          </w:tcPr>
          <w:p w14:paraId="2EF21491" w14:textId="77777777" w:rsidR="00E649D5" w:rsidRDefault="001E4860">
            <w:pPr>
              <w:spacing w:line="240" w:lineRule="auto"/>
              <w:jc w:val="center"/>
              <w:rPr>
                <w:bCs/>
                <w:sz w:val="18"/>
                <w:szCs w:val="18"/>
              </w:rPr>
            </w:pPr>
            <w:r>
              <w:rPr>
                <w:rFonts w:hint="eastAsia"/>
                <w:bCs/>
                <w:sz w:val="18"/>
                <w:szCs w:val="18"/>
              </w:rPr>
              <w:t>2024.2.2</w:t>
            </w:r>
            <w:r w:rsidR="00163108">
              <w:rPr>
                <w:bCs/>
                <w:sz w:val="18"/>
                <w:szCs w:val="18"/>
              </w:rPr>
              <w:t>5</w:t>
            </w:r>
          </w:p>
        </w:tc>
        <w:tc>
          <w:tcPr>
            <w:tcW w:w="2341" w:type="dxa"/>
            <w:vAlign w:val="center"/>
          </w:tcPr>
          <w:p w14:paraId="180BBB38" w14:textId="77777777" w:rsidR="00E649D5" w:rsidRDefault="001E4860">
            <w:pPr>
              <w:spacing w:line="240" w:lineRule="auto"/>
              <w:rPr>
                <w:bCs/>
                <w:sz w:val="18"/>
                <w:szCs w:val="18"/>
              </w:rPr>
            </w:pPr>
            <w:r>
              <w:rPr>
                <w:rFonts w:hint="eastAsia"/>
                <w:bCs/>
                <w:sz w:val="18"/>
                <w:szCs w:val="18"/>
              </w:rPr>
              <w:t>（</w:t>
            </w:r>
            <w:r>
              <w:rPr>
                <w:rFonts w:hint="eastAsia"/>
                <w:bCs/>
                <w:sz w:val="18"/>
                <w:szCs w:val="18"/>
              </w:rPr>
              <w:t>1</w:t>
            </w:r>
            <w:r>
              <w:rPr>
                <w:rFonts w:hint="eastAsia"/>
                <w:bCs/>
                <w:sz w:val="18"/>
                <w:szCs w:val="18"/>
              </w:rPr>
              <w:t>）基于开放城市</w:t>
            </w:r>
            <w:proofErr w:type="gramStart"/>
            <w:r>
              <w:rPr>
                <w:rFonts w:hint="eastAsia"/>
                <w:bCs/>
                <w:sz w:val="18"/>
                <w:szCs w:val="18"/>
              </w:rPr>
              <w:t>大规模路测</w:t>
            </w:r>
            <w:r>
              <w:rPr>
                <w:rFonts w:hint="eastAsia"/>
                <w:bCs/>
                <w:sz w:val="18"/>
                <w:szCs w:val="18"/>
              </w:rPr>
              <w:t>5000</w:t>
            </w:r>
            <w:r>
              <w:rPr>
                <w:rFonts w:hint="eastAsia"/>
                <w:bCs/>
                <w:sz w:val="18"/>
                <w:szCs w:val="18"/>
              </w:rPr>
              <w:t>公里</w:t>
            </w:r>
            <w:proofErr w:type="gramEnd"/>
            <w:r>
              <w:rPr>
                <w:rFonts w:hint="eastAsia"/>
                <w:bCs/>
                <w:sz w:val="18"/>
                <w:szCs w:val="18"/>
              </w:rPr>
              <w:t>，性能</w:t>
            </w:r>
            <w:r>
              <w:rPr>
                <w:rFonts w:hint="eastAsia"/>
                <w:bCs/>
                <w:sz w:val="18"/>
                <w:szCs w:val="18"/>
              </w:rPr>
              <w:t>100%</w:t>
            </w:r>
            <w:r>
              <w:rPr>
                <w:rFonts w:hint="eastAsia"/>
                <w:bCs/>
                <w:sz w:val="18"/>
                <w:szCs w:val="18"/>
              </w:rPr>
              <w:t>（定位</w:t>
            </w:r>
            <w:r>
              <w:rPr>
                <w:rFonts w:hint="eastAsia"/>
                <w:bCs/>
                <w:sz w:val="18"/>
                <w:szCs w:val="18"/>
              </w:rPr>
              <w:t>+NOA</w:t>
            </w:r>
            <w:r>
              <w:rPr>
                <w:rFonts w:hint="eastAsia"/>
                <w:bCs/>
                <w:sz w:val="18"/>
                <w:szCs w:val="18"/>
              </w:rPr>
              <w:t>性能</w:t>
            </w:r>
            <w:r>
              <w:rPr>
                <w:rFonts w:hint="eastAsia"/>
                <w:bCs/>
                <w:sz w:val="18"/>
                <w:szCs w:val="18"/>
              </w:rPr>
              <w:t>100%</w:t>
            </w:r>
            <w:r>
              <w:rPr>
                <w:rFonts w:hint="eastAsia"/>
                <w:bCs/>
                <w:sz w:val="18"/>
                <w:szCs w:val="18"/>
              </w:rPr>
              <w:t>）</w:t>
            </w:r>
          </w:p>
          <w:p w14:paraId="151A2432" w14:textId="77777777" w:rsidR="00E649D5" w:rsidRDefault="001E4860">
            <w:pPr>
              <w:spacing w:line="240" w:lineRule="auto"/>
              <w:rPr>
                <w:bCs/>
                <w:sz w:val="18"/>
                <w:szCs w:val="18"/>
              </w:rPr>
            </w:pPr>
            <w:r>
              <w:rPr>
                <w:rFonts w:hint="eastAsia"/>
                <w:bCs/>
                <w:sz w:val="18"/>
                <w:szCs w:val="18"/>
              </w:rPr>
              <w:t>（</w:t>
            </w:r>
            <w:r>
              <w:rPr>
                <w:rFonts w:hint="eastAsia"/>
                <w:bCs/>
                <w:sz w:val="18"/>
                <w:szCs w:val="18"/>
              </w:rPr>
              <w:t>2</w:t>
            </w:r>
            <w:r>
              <w:rPr>
                <w:rFonts w:hint="eastAsia"/>
                <w:bCs/>
                <w:sz w:val="18"/>
                <w:szCs w:val="18"/>
              </w:rPr>
              <w:t>）吉利测试问题实时反馈</w:t>
            </w:r>
            <w:r w:rsidR="00565786">
              <w:rPr>
                <w:rFonts w:hint="eastAsia"/>
                <w:bCs/>
                <w:sz w:val="18"/>
                <w:szCs w:val="18"/>
              </w:rPr>
              <w:t>，</w:t>
            </w:r>
            <w:proofErr w:type="gramStart"/>
            <w:r w:rsidR="00565786">
              <w:rPr>
                <w:rFonts w:hint="eastAsia"/>
                <w:bCs/>
                <w:sz w:val="18"/>
                <w:szCs w:val="18"/>
              </w:rPr>
              <w:t>朗歌</w:t>
            </w:r>
            <w:r>
              <w:rPr>
                <w:rFonts w:hint="eastAsia"/>
                <w:bCs/>
                <w:sz w:val="18"/>
                <w:szCs w:val="18"/>
              </w:rPr>
              <w:t>跟进</w:t>
            </w:r>
            <w:proofErr w:type="gramEnd"/>
            <w:r>
              <w:rPr>
                <w:rFonts w:hint="eastAsia"/>
                <w:bCs/>
                <w:sz w:val="18"/>
                <w:szCs w:val="18"/>
              </w:rPr>
              <w:t>修复</w:t>
            </w:r>
            <w:r w:rsidR="00163108">
              <w:rPr>
                <w:bCs/>
                <w:sz w:val="18"/>
                <w:szCs w:val="18"/>
              </w:rPr>
              <w:t>;</w:t>
            </w:r>
          </w:p>
        </w:tc>
      </w:tr>
    </w:tbl>
    <w:permEnd w:id="216943687"/>
    <w:p w14:paraId="2ACD16E6" w14:textId="77777777" w:rsidR="00E649D5" w:rsidRDefault="001E4860">
      <w:pPr>
        <w:pStyle w:val="af1"/>
        <w:numPr>
          <w:ilvl w:val="0"/>
          <w:numId w:val="2"/>
        </w:numPr>
        <w:spacing w:beforeLines="50" w:before="156" w:afterLines="50" w:after="156" w:line="240" w:lineRule="auto"/>
        <w:ind w:firstLineChars="0"/>
        <w:rPr>
          <w:b/>
          <w:szCs w:val="21"/>
        </w:rPr>
      </w:pPr>
      <w:r>
        <w:rPr>
          <w:rFonts w:hint="eastAsia"/>
          <w:b/>
          <w:szCs w:val="21"/>
        </w:rPr>
        <w:t>技术标准：</w:t>
      </w:r>
    </w:p>
    <w:p w14:paraId="18F43D30" w14:textId="77777777" w:rsidR="00E649D5" w:rsidRDefault="001E4860">
      <w:pPr>
        <w:pStyle w:val="af1"/>
        <w:numPr>
          <w:ilvl w:val="1"/>
          <w:numId w:val="2"/>
        </w:numPr>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供应商向公司交付的成果应符合以下要求</w:t>
      </w:r>
    </w:p>
    <w:p w14:paraId="6CDC26C9" w14:textId="77777777" w:rsidR="00E649D5" w:rsidRDefault="00E649D5">
      <w:pPr>
        <w:pStyle w:val="af1"/>
        <w:numPr>
          <w:ilvl w:val="0"/>
          <w:numId w:val="5"/>
        </w:numPr>
        <w:spacing w:afterLines="50" w:after="156" w:line="240" w:lineRule="auto"/>
        <w:ind w:firstLineChars="0"/>
        <w:rPr>
          <w:rFonts w:asciiTheme="majorEastAsia" w:eastAsiaTheme="majorEastAsia" w:hAnsiTheme="majorEastAsia" w:cstheme="majorEastAsia"/>
          <w:vanish/>
          <w:szCs w:val="21"/>
        </w:rPr>
      </w:pPr>
    </w:p>
    <w:p w14:paraId="54C8F0BE" w14:textId="77777777" w:rsidR="00E649D5" w:rsidRDefault="00E649D5">
      <w:pPr>
        <w:pStyle w:val="af1"/>
        <w:numPr>
          <w:ilvl w:val="0"/>
          <w:numId w:val="5"/>
        </w:numPr>
        <w:spacing w:afterLines="50" w:after="156" w:line="240" w:lineRule="auto"/>
        <w:ind w:firstLineChars="0"/>
        <w:rPr>
          <w:rFonts w:asciiTheme="majorEastAsia" w:eastAsiaTheme="majorEastAsia" w:hAnsiTheme="majorEastAsia" w:cstheme="majorEastAsia"/>
          <w:vanish/>
          <w:szCs w:val="21"/>
        </w:rPr>
      </w:pPr>
    </w:p>
    <w:p w14:paraId="3BC88F73" w14:textId="77777777" w:rsidR="00E649D5" w:rsidRDefault="00E649D5">
      <w:pPr>
        <w:pStyle w:val="af1"/>
        <w:numPr>
          <w:ilvl w:val="0"/>
          <w:numId w:val="5"/>
        </w:numPr>
        <w:spacing w:afterLines="50" w:after="156" w:line="240" w:lineRule="auto"/>
        <w:ind w:firstLineChars="0"/>
        <w:rPr>
          <w:rFonts w:asciiTheme="majorEastAsia" w:eastAsiaTheme="majorEastAsia" w:hAnsiTheme="majorEastAsia" w:cstheme="majorEastAsia"/>
          <w:vanish/>
          <w:szCs w:val="21"/>
        </w:rPr>
      </w:pPr>
    </w:p>
    <w:p w14:paraId="1834143C" w14:textId="77777777" w:rsidR="00E649D5" w:rsidRDefault="00E649D5">
      <w:pPr>
        <w:pStyle w:val="af1"/>
        <w:numPr>
          <w:ilvl w:val="1"/>
          <w:numId w:val="5"/>
        </w:numPr>
        <w:spacing w:afterLines="50" w:after="156" w:line="240" w:lineRule="auto"/>
        <w:ind w:firstLineChars="0"/>
        <w:rPr>
          <w:rFonts w:asciiTheme="majorEastAsia" w:eastAsiaTheme="majorEastAsia" w:hAnsiTheme="majorEastAsia" w:cstheme="majorEastAsia"/>
          <w:vanish/>
          <w:szCs w:val="21"/>
        </w:rPr>
      </w:pPr>
    </w:p>
    <w:p w14:paraId="20F8F307" w14:textId="77777777" w:rsidR="00E649D5" w:rsidRDefault="00E649D5">
      <w:pPr>
        <w:pStyle w:val="af1"/>
        <w:numPr>
          <w:ilvl w:val="0"/>
          <w:numId w:val="6"/>
        </w:numPr>
        <w:spacing w:afterLines="50" w:after="156" w:line="240" w:lineRule="auto"/>
        <w:ind w:firstLineChars="0"/>
        <w:rPr>
          <w:rFonts w:asciiTheme="majorEastAsia" w:eastAsiaTheme="majorEastAsia" w:hAnsiTheme="majorEastAsia" w:cstheme="majorEastAsia"/>
          <w:vanish/>
          <w:szCs w:val="21"/>
        </w:rPr>
      </w:pPr>
    </w:p>
    <w:p w14:paraId="099013FC" w14:textId="77777777" w:rsidR="00E649D5" w:rsidRDefault="00E649D5">
      <w:pPr>
        <w:pStyle w:val="af1"/>
        <w:numPr>
          <w:ilvl w:val="0"/>
          <w:numId w:val="6"/>
        </w:numPr>
        <w:spacing w:afterLines="50" w:after="156" w:line="240" w:lineRule="auto"/>
        <w:ind w:firstLineChars="0"/>
        <w:rPr>
          <w:rFonts w:asciiTheme="majorEastAsia" w:eastAsiaTheme="majorEastAsia" w:hAnsiTheme="majorEastAsia" w:cstheme="majorEastAsia"/>
          <w:vanish/>
          <w:szCs w:val="21"/>
        </w:rPr>
      </w:pPr>
    </w:p>
    <w:p w14:paraId="775B661D" w14:textId="77777777" w:rsidR="00E649D5" w:rsidRDefault="00E649D5">
      <w:pPr>
        <w:pStyle w:val="af1"/>
        <w:numPr>
          <w:ilvl w:val="0"/>
          <w:numId w:val="6"/>
        </w:numPr>
        <w:spacing w:afterLines="50" w:after="156" w:line="240" w:lineRule="auto"/>
        <w:ind w:firstLineChars="0"/>
        <w:rPr>
          <w:rFonts w:asciiTheme="majorEastAsia" w:eastAsiaTheme="majorEastAsia" w:hAnsiTheme="majorEastAsia" w:cstheme="majorEastAsia"/>
          <w:vanish/>
          <w:szCs w:val="21"/>
        </w:rPr>
      </w:pPr>
    </w:p>
    <w:p w14:paraId="08694FE3" w14:textId="77777777" w:rsidR="00E649D5" w:rsidRDefault="00E649D5">
      <w:pPr>
        <w:pStyle w:val="af1"/>
        <w:numPr>
          <w:ilvl w:val="1"/>
          <w:numId w:val="6"/>
        </w:numPr>
        <w:spacing w:afterLines="50" w:after="156" w:line="240" w:lineRule="auto"/>
        <w:ind w:firstLineChars="0"/>
        <w:rPr>
          <w:rFonts w:asciiTheme="majorEastAsia" w:eastAsiaTheme="majorEastAsia" w:hAnsiTheme="majorEastAsia" w:cstheme="majorEastAsia"/>
          <w:vanish/>
          <w:szCs w:val="21"/>
        </w:rPr>
      </w:pPr>
    </w:p>
    <w:p w14:paraId="4B2A79ED" w14:textId="77777777" w:rsidR="00E649D5" w:rsidRDefault="001E4860">
      <w:pPr>
        <w:pStyle w:val="af1"/>
        <w:numPr>
          <w:ilvl w:val="2"/>
          <w:numId w:val="6"/>
        </w:numPr>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项目背景：供应商依据公司提供的功能需求规范</w:t>
      </w:r>
      <w:proofErr w:type="gramStart"/>
      <w:r>
        <w:rPr>
          <w:rFonts w:asciiTheme="majorEastAsia" w:eastAsiaTheme="majorEastAsia" w:hAnsiTheme="majorEastAsia" w:cstheme="majorEastAsia" w:hint="eastAsia"/>
          <w:szCs w:val="21"/>
        </w:rPr>
        <w:t>及达成</w:t>
      </w:r>
      <w:proofErr w:type="gramEnd"/>
      <w:r>
        <w:rPr>
          <w:rFonts w:asciiTheme="majorEastAsia" w:eastAsiaTheme="majorEastAsia" w:hAnsiTheme="majorEastAsia" w:cstheme="majorEastAsia" w:hint="eastAsia"/>
          <w:szCs w:val="21"/>
        </w:rPr>
        <w:t>一致的差异性需求进行开发。</w:t>
      </w:r>
    </w:p>
    <w:p w14:paraId="3794575C" w14:textId="77777777" w:rsidR="00E649D5" w:rsidRDefault="001E4860">
      <w:pPr>
        <w:pStyle w:val="af1"/>
        <w:numPr>
          <w:ilvl w:val="2"/>
          <w:numId w:val="6"/>
        </w:numPr>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功能描述：</w:t>
      </w:r>
    </w:p>
    <w:p w14:paraId="50E82B3A"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在设计运行的地理围栏（即中国大陆高速公路和城市快速路）内，高精定位功能是基于高精地图数据，融合Front Camera感知输入、GNSS、RTK、IMU，加上车辆CAN （如车速/轮速）等信息，输出车辆所在道路和车道、相对位置和绝对位置及失效传感器状态。</w:t>
      </w:r>
    </w:p>
    <w:p w14:paraId="75CF42DC"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相对位置包括车辆所在道路和车道信息，车道线左右截距及相对航向等。</w:t>
      </w:r>
    </w:p>
    <w:p w14:paraId="2B44D641"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绝对位置为GCJ-02坐标系下的绝对定位结果，包括经纬度，绝对航向，三轴加速度，三周角速度等。</w:t>
      </w:r>
    </w:p>
    <w:p w14:paraId="0ADC377C"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失效传感器状态</w:t>
      </w:r>
      <w:proofErr w:type="gramStart"/>
      <w:r>
        <w:rPr>
          <w:rFonts w:asciiTheme="majorEastAsia" w:eastAsiaTheme="majorEastAsia" w:hAnsiTheme="majorEastAsia" w:cstheme="majorEastAsia" w:hint="eastAsia"/>
          <w:szCs w:val="21"/>
        </w:rPr>
        <w:t>需包括</w:t>
      </w:r>
      <w:proofErr w:type="gramEnd"/>
      <w:r>
        <w:rPr>
          <w:rFonts w:asciiTheme="majorEastAsia" w:eastAsiaTheme="majorEastAsia" w:hAnsiTheme="majorEastAsia" w:cstheme="majorEastAsia" w:hint="eastAsia"/>
          <w:szCs w:val="21"/>
        </w:rPr>
        <w:t>GNSS，Camera，高精地图，车辆CAN，IMU等传感器失效信息，具体内容见双方</w:t>
      </w:r>
      <w:r>
        <w:rPr>
          <w:rFonts w:asciiTheme="majorEastAsia" w:eastAsiaTheme="majorEastAsia" w:hAnsiTheme="majorEastAsia" w:cstheme="majorEastAsia" w:hint="eastAsia"/>
          <w:szCs w:val="21"/>
        </w:rPr>
        <w:lastRenderedPageBreak/>
        <w:t>达成一致的信号列表。</w:t>
      </w:r>
    </w:p>
    <w:p w14:paraId="3D49488B" w14:textId="77777777" w:rsidR="00BF1268" w:rsidRPr="00BF1268" w:rsidRDefault="001E4860" w:rsidP="00B6167C">
      <w:pPr>
        <w:pStyle w:val="af1"/>
        <w:spacing w:afterLines="50" w:after="156" w:line="240" w:lineRule="auto"/>
        <w:ind w:firstLineChars="0"/>
        <w:rPr>
          <w:rFonts w:asciiTheme="majorEastAsia" w:eastAsiaTheme="majorEastAsia" w:hAnsiTheme="majorEastAsia" w:cstheme="majorEastAsia"/>
          <w:szCs w:val="21"/>
          <w:rPrChange w:id="10" w:author="LiShijie3/李世杰" w:date="2024-01-24T11:33:00Z">
            <w:rPr/>
          </w:rPrChange>
        </w:rPr>
      </w:pPr>
      <w:r>
        <w:rPr>
          <w:rFonts w:asciiTheme="majorEastAsia" w:eastAsiaTheme="majorEastAsia" w:hAnsiTheme="majorEastAsia" w:cstheme="majorEastAsia" w:hint="eastAsia"/>
          <w:szCs w:val="21"/>
        </w:rPr>
        <w:t>交付软件在QNX下运行，在满足供应商所需传感器功能性能需求下，供应商提供软件定位性能需满足综合工况下：横向误差20cm（2σ）、纵向不低于INS纵向精度</w:t>
      </w:r>
      <w:del w:id="11" w:author="alix\Jie Zhao\赵杰" w:date="2024-02-29T09:55:00Z">
        <w:r w:rsidDel="00B457E8">
          <w:rPr>
            <w:rFonts w:asciiTheme="majorEastAsia" w:eastAsiaTheme="majorEastAsia" w:hAnsiTheme="majorEastAsia" w:cstheme="majorEastAsia" w:hint="eastAsia"/>
            <w:szCs w:val="21"/>
          </w:rPr>
          <w:delText>（单点模式1.5m，RTK模式0.5m）</w:delText>
        </w:r>
      </w:del>
      <w:r>
        <w:rPr>
          <w:rFonts w:asciiTheme="majorEastAsia" w:eastAsiaTheme="majorEastAsia" w:hAnsiTheme="majorEastAsia" w:cstheme="majorEastAsia" w:hint="eastAsia"/>
          <w:szCs w:val="21"/>
        </w:rPr>
        <w:t>、航向角误差不低于0.85°（2σ）、车道准确率99.7%，车道召回率95.4%、初始化时间普通场景10s内，复杂场景20s内。</w:t>
      </w:r>
    </w:p>
    <w:p w14:paraId="3F70D4B0" w14:textId="77777777" w:rsidR="00E649D5" w:rsidRDefault="001E4860">
      <w:pPr>
        <w:pStyle w:val="af1"/>
        <w:numPr>
          <w:ilvl w:val="2"/>
          <w:numId w:val="6"/>
        </w:numPr>
        <w:spacing w:afterLines="50" w:after="156" w:line="240" w:lineRule="auto"/>
        <w:ind w:firstLineChars="0"/>
        <w:rPr>
          <w:ins w:id="12" w:author="LiShijie3/李世杰" w:date="2024-01-24T13:48:00Z"/>
          <w:rFonts w:asciiTheme="majorEastAsia" w:eastAsiaTheme="majorEastAsia" w:hAnsiTheme="majorEastAsia" w:cstheme="majorEastAsia"/>
          <w:szCs w:val="21"/>
        </w:rPr>
        <w:pPrChange w:id="13" w:author="LiShijie3/李世杰" w:date="2024-01-24T11:35:00Z">
          <w:pPr>
            <w:pStyle w:val="af1"/>
            <w:spacing w:afterLines="50" w:after="156" w:line="240" w:lineRule="auto"/>
            <w:ind w:firstLineChars="0"/>
          </w:pPr>
        </w:pPrChange>
      </w:pPr>
      <w:ins w:id="14" w:author="赵杰" w:date="2024-01-19T09:21:00Z">
        <w:del w:id="15" w:author="LiShijie3/李世杰" w:date="2024-01-24T11:34:00Z">
          <w:r w:rsidRPr="00B6167C" w:rsidDel="00BF1268">
            <w:rPr>
              <w:rFonts w:asciiTheme="majorEastAsia" w:eastAsiaTheme="majorEastAsia" w:hAnsiTheme="majorEastAsia" w:cstheme="majorEastAsia"/>
              <w:szCs w:val="21"/>
            </w:rPr>
            <w:delText>3.1.3</w:delText>
          </w:r>
          <w:r w:rsidDel="00BF1268">
            <w:rPr>
              <w:rFonts w:asciiTheme="majorEastAsia" w:eastAsiaTheme="majorEastAsia" w:hAnsiTheme="majorEastAsia" w:cstheme="majorEastAsia"/>
              <w:szCs w:val="21"/>
            </w:rPr>
            <w:delText xml:space="preserve"> </w:delText>
          </w:r>
        </w:del>
      </w:ins>
      <w:ins w:id="16" w:author="赵杰" w:date="2024-01-19T09:22:00Z">
        <w:r>
          <w:rPr>
            <w:rFonts w:asciiTheme="majorEastAsia" w:eastAsiaTheme="majorEastAsia" w:hAnsiTheme="majorEastAsia" w:cstheme="majorEastAsia"/>
            <w:szCs w:val="21"/>
          </w:rPr>
          <w:t>地图要素需求</w:t>
        </w:r>
      </w:ins>
    </w:p>
    <w:p w14:paraId="669C35C2" w14:textId="77777777" w:rsidR="0037444B" w:rsidDel="0037444B" w:rsidRDefault="0037444B">
      <w:pPr>
        <w:pStyle w:val="af1"/>
        <w:numPr>
          <w:ilvl w:val="3"/>
          <w:numId w:val="6"/>
        </w:numPr>
        <w:spacing w:afterLines="50" w:after="156" w:line="240" w:lineRule="auto"/>
        <w:ind w:firstLineChars="0"/>
        <w:rPr>
          <w:ins w:id="17" w:author="赵杰" w:date="2024-01-19T09:22:00Z"/>
          <w:del w:id="18" w:author="LiShijie3/李世杰" w:date="2024-01-24T13:49:00Z"/>
          <w:rFonts w:asciiTheme="majorEastAsia" w:eastAsiaTheme="majorEastAsia" w:hAnsiTheme="majorEastAsia" w:cstheme="majorEastAsia"/>
          <w:szCs w:val="21"/>
        </w:rPr>
        <w:pPrChange w:id="19" w:author="LiShijie3/李世杰" w:date="2024-01-24T13:48:00Z">
          <w:pPr>
            <w:pStyle w:val="af1"/>
            <w:spacing w:afterLines="50" w:after="156" w:line="240" w:lineRule="auto"/>
            <w:ind w:firstLineChars="0"/>
          </w:pPr>
        </w:pPrChange>
      </w:pPr>
      <w:ins w:id="20" w:author="LiShijie3/李世杰" w:date="2024-01-24T13:49:00Z">
        <w:r>
          <w:rPr>
            <w:rFonts w:asciiTheme="majorEastAsia" w:eastAsiaTheme="majorEastAsia" w:hAnsiTheme="majorEastAsia" w:cstheme="majorEastAsia"/>
            <w:szCs w:val="21"/>
          </w:rPr>
          <w:t>精度需求</w:t>
        </w:r>
      </w:ins>
    </w:p>
    <w:p w14:paraId="11C73ACE" w14:textId="77777777" w:rsidR="00E649D5" w:rsidRPr="00B6167C" w:rsidDel="00517D93" w:rsidRDefault="001E4860">
      <w:pPr>
        <w:pStyle w:val="af1"/>
        <w:numPr>
          <w:ilvl w:val="3"/>
          <w:numId w:val="6"/>
        </w:numPr>
        <w:spacing w:afterLines="50" w:after="156" w:line="240" w:lineRule="auto"/>
        <w:ind w:firstLineChars="0"/>
        <w:rPr>
          <w:del w:id="21" w:author="LiShijie3/李世杰" w:date="2024-01-24T11:15:00Z"/>
          <w:rFonts w:asciiTheme="majorEastAsia" w:eastAsiaTheme="majorEastAsia" w:hAnsiTheme="majorEastAsia" w:cstheme="majorEastAsia"/>
          <w:szCs w:val="21"/>
        </w:rPr>
        <w:pPrChange w:id="22" w:author="LiShijie3/李世杰" w:date="2024-01-24T13:49:00Z">
          <w:pPr>
            <w:spacing w:line="360" w:lineRule="auto"/>
            <w:ind w:firstLineChars="200" w:firstLine="420"/>
          </w:pPr>
        </w:pPrChange>
      </w:pPr>
      <w:ins w:id="23" w:author="赵杰" w:date="2024-01-19T09:22:00Z">
        <w:del w:id="24" w:author="LiShijie3/李世杰" w:date="2024-01-24T13:49:00Z">
          <w:r w:rsidRPr="00B6167C" w:rsidDel="0037444B">
            <w:rPr>
              <w:rFonts w:asciiTheme="majorEastAsia" w:eastAsiaTheme="majorEastAsia" w:hAnsiTheme="majorEastAsia" w:cstheme="majorEastAsia"/>
              <w:szCs w:val="21"/>
            </w:rPr>
            <w:delText>3.1.3.1 精度</w:delText>
          </w:r>
        </w:del>
      </w:ins>
      <w:ins w:id="25" w:author="赵杰" w:date="2024-01-19T09:23:00Z">
        <w:del w:id="26" w:author="LiShijie3/李世杰" w:date="2024-01-24T13:49:00Z">
          <w:r w:rsidRPr="00B6167C" w:rsidDel="0037444B">
            <w:rPr>
              <w:rFonts w:asciiTheme="majorEastAsia" w:eastAsiaTheme="majorEastAsia" w:hAnsiTheme="majorEastAsia" w:cstheme="majorEastAsia"/>
              <w:szCs w:val="21"/>
            </w:rPr>
            <w:delText>需求</w:delText>
          </w:r>
        </w:del>
      </w:ins>
    </w:p>
    <w:p w14:paraId="2327B6D2" w14:textId="77777777" w:rsidR="00517D93" w:rsidRDefault="00517D93">
      <w:pPr>
        <w:pStyle w:val="af1"/>
        <w:numPr>
          <w:ilvl w:val="3"/>
          <w:numId w:val="6"/>
        </w:numPr>
        <w:spacing w:afterLines="50" w:after="156" w:line="240" w:lineRule="auto"/>
        <w:ind w:firstLineChars="0"/>
        <w:rPr>
          <w:ins w:id="27" w:author="LiShijie3/李世杰" w:date="2024-01-24T11:15:00Z"/>
          <w:rFonts w:asciiTheme="majorEastAsia" w:eastAsiaTheme="majorEastAsia" w:hAnsiTheme="majorEastAsia" w:cstheme="majorEastAsia"/>
          <w:szCs w:val="21"/>
        </w:rPr>
        <w:pPrChange w:id="28" w:author="LiShijie3/李世杰" w:date="2024-01-24T13:49:00Z">
          <w:pPr>
            <w:pStyle w:val="af1"/>
            <w:spacing w:afterLines="50" w:after="156" w:line="240" w:lineRule="auto"/>
            <w:ind w:firstLineChars="0"/>
          </w:pPr>
        </w:pPrChange>
      </w:pPr>
    </w:p>
    <w:p w14:paraId="459D62CA" w14:textId="2DDEA3E8" w:rsidR="00E649D5" w:rsidRPr="00517D93" w:rsidRDefault="001E4860">
      <w:pPr>
        <w:pStyle w:val="af1"/>
        <w:spacing w:afterLines="50" w:after="156" w:line="240" w:lineRule="auto"/>
        <w:ind w:firstLineChars="0"/>
        <w:rPr>
          <w:ins w:id="29" w:author="赵杰" w:date="2024-01-19T09:23:00Z"/>
          <w:rFonts w:asciiTheme="majorEastAsia" w:eastAsiaTheme="majorEastAsia" w:hAnsiTheme="majorEastAsia" w:cstheme="majorEastAsia"/>
          <w:szCs w:val="21"/>
          <w:rPrChange w:id="30" w:author="LiShijie3/李世杰" w:date="2024-01-24T11:16:00Z">
            <w:rPr>
              <w:ins w:id="31" w:author="赵杰" w:date="2024-01-19T09:23:00Z"/>
              <w:rFonts w:ascii="宋体" w:hAnsi="宋体" w:cs="宋体"/>
              <w:kern w:val="0"/>
              <w:sz w:val="24"/>
              <w:szCs w:val="24"/>
            </w:rPr>
          </w:rPrChange>
        </w:rPr>
        <w:pPrChange w:id="32" w:author="LiShijie3/李世杰" w:date="2024-01-24T11:16:00Z">
          <w:pPr>
            <w:spacing w:line="360" w:lineRule="auto"/>
            <w:ind w:firstLineChars="200" w:firstLine="420"/>
          </w:pPr>
        </w:pPrChange>
      </w:pPr>
      <w:ins w:id="33" w:author="赵杰" w:date="2024-01-19T09:23:00Z">
        <w:del w:id="34" w:author="LiShijie3/李世杰" w:date="2024-01-24T11:15:00Z">
          <w:r w:rsidRPr="00517D93" w:rsidDel="00517D93">
            <w:rPr>
              <w:rFonts w:asciiTheme="majorEastAsia" w:eastAsiaTheme="majorEastAsia" w:hAnsiTheme="majorEastAsia" w:cstheme="majorEastAsia"/>
              <w:szCs w:val="21"/>
              <w:rPrChange w:id="35" w:author="LiShijie3/李世杰" w:date="2024-01-24T11:16:00Z">
                <w:rPr/>
              </w:rPrChange>
            </w:rPr>
            <w:delText xml:space="preserve">      </w:delText>
          </w:r>
        </w:del>
        <w:r w:rsidRPr="00517D93">
          <w:rPr>
            <w:rFonts w:asciiTheme="majorEastAsia" w:eastAsiaTheme="majorEastAsia" w:hAnsiTheme="majorEastAsia" w:cstheme="majorEastAsia" w:hint="eastAsia"/>
            <w:szCs w:val="21"/>
            <w:rPrChange w:id="36" w:author="LiShijie3/李世杰" w:date="2024-01-24T11:16:00Z">
              <w:rPr>
                <w:rFonts w:ascii="宋体" w:hAnsi="宋体" w:cs="宋体" w:hint="eastAsia"/>
                <w:sz w:val="24"/>
                <w:szCs w:val="24"/>
                <w:lang w:bidi="ar"/>
              </w:rPr>
            </w:rPrChange>
          </w:rPr>
          <w:t>覆</w:t>
        </w:r>
        <w:r w:rsidRPr="00517D93">
          <w:rPr>
            <w:rFonts w:asciiTheme="majorEastAsia" w:eastAsiaTheme="majorEastAsia" w:hAnsiTheme="majorEastAsia" w:cstheme="majorEastAsia" w:hint="eastAsia"/>
            <w:szCs w:val="21"/>
            <w:rPrChange w:id="37" w:author="LiShijie3/李世杰" w:date="2024-01-24T11:16:00Z">
              <w:rPr>
                <w:rFonts w:ascii="宋体" w:hAnsi="宋体" w:cs="宋体" w:hint="eastAsia"/>
                <w:kern w:val="0"/>
                <w:sz w:val="24"/>
                <w:szCs w:val="24"/>
                <w:lang w:bidi="ar"/>
              </w:rPr>
            </w:rPrChange>
          </w:rPr>
          <w:t>盖一定范围的城区、高速及城快速路，具体范围请参考</w:t>
        </w:r>
        <w:r w:rsidRPr="00517D93">
          <w:rPr>
            <w:rFonts w:asciiTheme="majorEastAsia" w:eastAsiaTheme="majorEastAsia" w:hAnsiTheme="majorEastAsia" w:cstheme="majorEastAsia"/>
            <w:szCs w:val="21"/>
            <w:rPrChange w:id="38" w:author="LiShijie3/李世杰" w:date="2024-01-24T11:16:00Z">
              <w:rPr>
                <w:rFonts w:ascii="宋体" w:hAnsi="宋体" w:cs="宋体"/>
                <w:kern w:val="0"/>
                <w:sz w:val="24"/>
                <w:szCs w:val="24"/>
                <w:lang w:bidi="ar"/>
              </w:rPr>
            </w:rPrChange>
          </w:rPr>
          <w:t>需求</w:t>
        </w:r>
        <w:r w:rsidRPr="00517D93">
          <w:rPr>
            <w:rFonts w:asciiTheme="majorEastAsia" w:eastAsiaTheme="majorEastAsia" w:hAnsiTheme="majorEastAsia" w:cstheme="majorEastAsia" w:hint="eastAsia"/>
            <w:szCs w:val="21"/>
            <w:rPrChange w:id="39" w:author="LiShijie3/李世杰" w:date="2024-01-24T11:16:00Z">
              <w:rPr>
                <w:rFonts w:ascii="宋体" w:hAnsi="宋体" w:cs="宋体" w:hint="eastAsia"/>
                <w:kern w:val="0"/>
                <w:sz w:val="24"/>
                <w:szCs w:val="24"/>
                <w:lang w:bidi="ar"/>
              </w:rPr>
            </w:rPrChange>
          </w:rPr>
          <w:t>：需要包含完整的</w:t>
        </w:r>
        <w:r w:rsidRPr="00517D93">
          <w:rPr>
            <w:rFonts w:asciiTheme="majorEastAsia" w:eastAsiaTheme="majorEastAsia" w:hAnsiTheme="majorEastAsia" w:cstheme="majorEastAsia"/>
            <w:szCs w:val="21"/>
            <w:rPrChange w:id="40" w:author="LiShijie3/李世杰" w:date="2024-01-24T11:16:00Z">
              <w:rPr>
                <w:rFonts w:ascii="宋体" w:hAnsi="宋体" w:cs="宋体"/>
                <w:kern w:val="0"/>
                <w:sz w:val="24"/>
                <w:szCs w:val="24"/>
                <w:lang w:bidi="ar"/>
              </w:rPr>
            </w:rPrChange>
          </w:rPr>
          <w:t>JCT匝道与IC进出匝道，匝道开始和结束的位置为</w:t>
        </w:r>
      </w:ins>
      <w:ins w:id="41" w:author="alix\Jie Zhao\赵杰" w:date="2024-02-29T09:56:00Z">
        <w:r w:rsidR="00E868E8">
          <w:rPr>
            <w:rFonts w:hint="eastAsia"/>
          </w:rPr>
          <w:t>：</w:t>
        </w:r>
        <w:r w:rsidR="00E868E8">
          <w:t>收费站、导流区</w:t>
        </w:r>
        <w:r w:rsidR="00E868E8">
          <w:rPr>
            <w:rFonts w:hint="eastAsia"/>
          </w:rPr>
          <w:t>、</w:t>
        </w:r>
        <w:r w:rsidR="00E868E8">
          <w:t>实线或物理隔离</w:t>
        </w:r>
        <w:r w:rsidR="00E868E8">
          <w:rPr>
            <w:rFonts w:hint="eastAsia"/>
          </w:rPr>
          <w:t>结束处</w:t>
        </w:r>
        <w:r w:rsidR="00E868E8">
          <w:t>、路口</w:t>
        </w:r>
      </w:ins>
      <w:ins w:id="42" w:author="赵杰" w:date="2024-01-19T09:23:00Z">
        <w:del w:id="43" w:author="alix\Jie Zhao\赵杰" w:date="2024-02-29T09:56:00Z">
          <w:r w:rsidRPr="00517D93" w:rsidDel="00E868E8">
            <w:rPr>
              <w:rFonts w:asciiTheme="majorEastAsia" w:eastAsiaTheme="majorEastAsia" w:hAnsiTheme="majorEastAsia" w:cstheme="majorEastAsia"/>
              <w:szCs w:val="21"/>
              <w:rPrChange w:id="44" w:author="LiShijie3/李世杰" w:date="2024-01-24T11:16:00Z">
                <w:rPr>
                  <w:rFonts w:ascii="宋体" w:hAnsi="宋体" w:cs="宋体"/>
                  <w:kern w:val="0"/>
                  <w:sz w:val="24"/>
                  <w:szCs w:val="24"/>
                  <w:lang w:bidi="ar"/>
                </w:rPr>
              </w:rPrChange>
            </w:rPr>
            <w:delText>收费站或与匝道相连的第一个路口</w:delText>
          </w:r>
          <w:commentRangeStart w:id="45"/>
          <w:r w:rsidRPr="00517D93" w:rsidDel="00E868E8">
            <w:rPr>
              <w:rFonts w:asciiTheme="majorEastAsia" w:eastAsiaTheme="majorEastAsia" w:hAnsiTheme="majorEastAsia" w:cstheme="majorEastAsia"/>
              <w:szCs w:val="21"/>
              <w:rPrChange w:id="46" w:author="LiShijie3/李世杰" w:date="2024-01-24T11:16:00Z">
                <w:rPr>
                  <w:rFonts w:ascii="宋体" w:hAnsi="宋体" w:cs="宋体"/>
                  <w:kern w:val="0"/>
                  <w:sz w:val="24"/>
                  <w:szCs w:val="24"/>
                  <w:lang w:bidi="ar"/>
                </w:rPr>
              </w:rPrChange>
            </w:rPr>
            <w:delText>处</w:delText>
          </w:r>
        </w:del>
      </w:ins>
      <w:commentRangeEnd w:id="45"/>
      <w:del w:id="47" w:author="alix\Jie Zhao\赵杰" w:date="2024-02-29T09:56:00Z">
        <w:r w:rsidR="00A37F36" w:rsidDel="00E868E8">
          <w:rPr>
            <w:rStyle w:val="af0"/>
            <w:kern w:val="0"/>
            <w:lang w:eastAsia="en-US"/>
          </w:rPr>
          <w:commentReference w:id="45"/>
        </w:r>
      </w:del>
      <w:ins w:id="48" w:author="赵杰" w:date="2024-01-19T09:23:00Z">
        <w:r w:rsidRPr="00517D93">
          <w:rPr>
            <w:rFonts w:asciiTheme="majorEastAsia" w:eastAsiaTheme="majorEastAsia" w:hAnsiTheme="majorEastAsia" w:cstheme="majorEastAsia"/>
            <w:szCs w:val="21"/>
            <w:rPrChange w:id="49" w:author="LiShijie3/李世杰" w:date="2024-01-24T11:16:00Z">
              <w:rPr>
                <w:rFonts w:ascii="宋体" w:hAnsi="宋体" w:cs="宋体"/>
                <w:kern w:val="0"/>
                <w:sz w:val="24"/>
                <w:szCs w:val="24"/>
                <w:lang w:bidi="ar"/>
              </w:rPr>
            </w:rPrChange>
          </w:rPr>
          <w:t>。</w:t>
        </w:r>
      </w:ins>
    </w:p>
    <w:p w14:paraId="41E3CAAE" w14:textId="77777777" w:rsidR="00E649D5" w:rsidRPr="00517D93" w:rsidRDefault="001E4860">
      <w:pPr>
        <w:pStyle w:val="af1"/>
        <w:spacing w:afterLines="50" w:after="156" w:line="240" w:lineRule="auto"/>
        <w:ind w:firstLineChars="0"/>
        <w:rPr>
          <w:ins w:id="50" w:author="赵杰" w:date="2024-01-19T09:23:00Z"/>
          <w:rFonts w:asciiTheme="majorEastAsia" w:eastAsiaTheme="majorEastAsia" w:hAnsiTheme="majorEastAsia" w:cstheme="majorEastAsia"/>
          <w:szCs w:val="21"/>
          <w:rPrChange w:id="51" w:author="LiShijie3/李世杰" w:date="2024-01-24T11:16:00Z">
            <w:rPr>
              <w:ins w:id="52" w:author="赵杰" w:date="2024-01-19T09:23:00Z"/>
              <w:rFonts w:ascii="宋体" w:hAnsi="宋体" w:cs="宋体"/>
              <w:kern w:val="0"/>
              <w:sz w:val="24"/>
              <w:szCs w:val="24"/>
            </w:rPr>
          </w:rPrChange>
        </w:rPr>
        <w:pPrChange w:id="53" w:author="LiShijie3/李世杰" w:date="2024-01-24T11:16:00Z">
          <w:pPr>
            <w:widowControl/>
            <w:spacing w:line="360" w:lineRule="auto"/>
            <w:ind w:firstLineChars="200" w:firstLine="480"/>
            <w:jc w:val="left"/>
          </w:pPr>
        </w:pPrChange>
      </w:pPr>
      <w:ins w:id="54" w:author="赵杰" w:date="2024-01-19T09:23:00Z">
        <w:r w:rsidRPr="00517D93">
          <w:rPr>
            <w:rFonts w:asciiTheme="majorEastAsia" w:eastAsiaTheme="majorEastAsia" w:hAnsiTheme="majorEastAsia" w:cstheme="majorEastAsia"/>
            <w:szCs w:val="21"/>
            <w:rPrChange w:id="55" w:author="LiShijie3/李世杰" w:date="2024-01-24T11:16:00Z">
              <w:rPr>
                <w:rFonts w:ascii="宋体" w:hAnsi="宋体" w:cs="宋体"/>
                <w:kern w:val="0"/>
                <w:sz w:val="24"/>
                <w:szCs w:val="24"/>
                <w:lang w:bidi="ar"/>
              </w:rPr>
            </w:rPrChange>
          </w:rPr>
          <w:t xml:space="preserve">HD </w:t>
        </w:r>
      </w:ins>
      <w:ins w:id="56" w:author="LiShijie3/李世杰" w:date="2024-01-24T13:25:00Z">
        <w:r w:rsidR="00131AC1">
          <w:rPr>
            <w:rFonts w:asciiTheme="majorEastAsia" w:eastAsiaTheme="majorEastAsia" w:hAnsiTheme="majorEastAsia" w:cstheme="majorEastAsia" w:hint="eastAsia"/>
            <w:szCs w:val="21"/>
          </w:rPr>
          <w:t>M</w:t>
        </w:r>
      </w:ins>
      <w:ins w:id="57" w:author="赵杰" w:date="2024-01-19T09:23:00Z">
        <w:del w:id="58" w:author="LiShijie3/李世杰" w:date="2024-01-24T13:25:00Z">
          <w:r w:rsidRPr="00517D93" w:rsidDel="00131AC1">
            <w:rPr>
              <w:rFonts w:asciiTheme="majorEastAsia" w:eastAsiaTheme="majorEastAsia" w:hAnsiTheme="majorEastAsia" w:cstheme="majorEastAsia"/>
              <w:szCs w:val="21"/>
              <w:rPrChange w:id="59" w:author="LiShijie3/李世杰" w:date="2024-01-24T11:16:00Z">
                <w:rPr>
                  <w:rFonts w:ascii="宋体" w:hAnsi="宋体" w:cs="宋体"/>
                  <w:kern w:val="0"/>
                  <w:sz w:val="24"/>
                  <w:szCs w:val="24"/>
                  <w:lang w:bidi="ar"/>
                </w:rPr>
              </w:rPrChange>
            </w:rPr>
            <w:delText>m</w:delText>
          </w:r>
        </w:del>
        <w:r w:rsidRPr="00517D93">
          <w:rPr>
            <w:rFonts w:asciiTheme="majorEastAsia" w:eastAsiaTheme="majorEastAsia" w:hAnsiTheme="majorEastAsia" w:cstheme="majorEastAsia"/>
            <w:szCs w:val="21"/>
            <w:rPrChange w:id="60" w:author="LiShijie3/李世杰" w:date="2024-01-24T11:16:00Z">
              <w:rPr>
                <w:rFonts w:ascii="宋体" w:hAnsi="宋体" w:cs="宋体"/>
                <w:kern w:val="0"/>
                <w:sz w:val="24"/>
                <w:szCs w:val="24"/>
                <w:lang w:bidi="ar"/>
              </w:rPr>
            </w:rPrChange>
          </w:rPr>
          <w:t xml:space="preserve">ap </w:t>
        </w:r>
        <w:r w:rsidRPr="00517D93">
          <w:rPr>
            <w:rFonts w:asciiTheme="majorEastAsia" w:eastAsiaTheme="majorEastAsia" w:hAnsiTheme="majorEastAsia" w:cstheme="majorEastAsia" w:hint="eastAsia"/>
            <w:szCs w:val="21"/>
            <w:rPrChange w:id="61" w:author="LiShijie3/李世杰" w:date="2024-01-24T11:16:00Z">
              <w:rPr>
                <w:rFonts w:ascii="宋体" w:hAnsi="宋体" w:cs="宋体" w:hint="eastAsia"/>
                <w:kern w:val="0"/>
                <w:sz w:val="24"/>
                <w:szCs w:val="24"/>
                <w:lang w:bidi="ar"/>
              </w:rPr>
            </w:rPrChange>
          </w:rPr>
          <w:t>数据按照国家法规要求，集成高精度偏转插件，满足法规要求。</w:t>
        </w:r>
      </w:ins>
    </w:p>
    <w:p w14:paraId="5AE3533F" w14:textId="27BAB15B" w:rsidR="00E649D5" w:rsidRPr="00517D93" w:rsidRDefault="001E4860">
      <w:pPr>
        <w:pStyle w:val="af1"/>
        <w:spacing w:afterLines="50" w:after="156" w:line="240" w:lineRule="auto"/>
        <w:ind w:firstLineChars="0"/>
        <w:rPr>
          <w:ins w:id="62" w:author="赵杰" w:date="2024-01-19T09:23:00Z"/>
          <w:rFonts w:asciiTheme="majorEastAsia" w:eastAsiaTheme="majorEastAsia" w:hAnsiTheme="majorEastAsia" w:cstheme="majorEastAsia"/>
          <w:szCs w:val="21"/>
          <w:rPrChange w:id="63" w:author="LiShijie3/李世杰" w:date="2024-01-24T11:16:00Z">
            <w:rPr>
              <w:ins w:id="64" w:author="赵杰" w:date="2024-01-19T09:23:00Z"/>
              <w:rFonts w:ascii="宋体" w:hAnsi="宋体" w:cs="宋体"/>
              <w:kern w:val="0"/>
              <w:sz w:val="24"/>
              <w:szCs w:val="24"/>
            </w:rPr>
          </w:rPrChange>
        </w:rPr>
        <w:pPrChange w:id="65" w:author="LiShijie3/李世杰" w:date="2024-01-24T11:16:00Z">
          <w:pPr>
            <w:widowControl/>
            <w:spacing w:line="360" w:lineRule="auto"/>
            <w:ind w:firstLineChars="200" w:firstLine="480"/>
            <w:jc w:val="left"/>
          </w:pPr>
        </w:pPrChange>
      </w:pPr>
      <w:ins w:id="66" w:author="赵杰" w:date="2024-01-19T09:23:00Z">
        <w:r w:rsidRPr="00517D93">
          <w:rPr>
            <w:rFonts w:asciiTheme="majorEastAsia" w:eastAsiaTheme="majorEastAsia" w:hAnsiTheme="majorEastAsia" w:cstheme="majorEastAsia" w:hint="eastAsia"/>
            <w:szCs w:val="21"/>
            <w:rPrChange w:id="67" w:author="LiShijie3/李世杰" w:date="2024-01-24T11:16:00Z">
              <w:rPr>
                <w:rFonts w:ascii="宋体" w:hAnsi="宋体" w:cs="宋体" w:hint="eastAsia"/>
                <w:kern w:val="0"/>
                <w:sz w:val="24"/>
                <w:szCs w:val="24"/>
                <w:lang w:bidi="ar"/>
              </w:rPr>
            </w:rPrChange>
          </w:rPr>
          <w:t>偏转前的</w:t>
        </w:r>
        <w:r w:rsidRPr="00517D93">
          <w:rPr>
            <w:rFonts w:asciiTheme="majorEastAsia" w:eastAsiaTheme="majorEastAsia" w:hAnsiTheme="majorEastAsia" w:cstheme="majorEastAsia"/>
            <w:szCs w:val="21"/>
            <w:rPrChange w:id="68" w:author="LiShijie3/李世杰" w:date="2024-01-24T11:16:00Z">
              <w:rPr>
                <w:rFonts w:ascii="宋体" w:hAnsi="宋体" w:cs="宋体"/>
                <w:kern w:val="0"/>
                <w:sz w:val="24"/>
                <w:szCs w:val="24"/>
                <w:lang w:bidi="ar"/>
              </w:rPr>
            </w:rPrChange>
          </w:rPr>
          <w:t xml:space="preserve"> HD map </w:t>
        </w:r>
        <w:r w:rsidRPr="00517D93">
          <w:rPr>
            <w:rFonts w:asciiTheme="majorEastAsia" w:eastAsiaTheme="majorEastAsia" w:hAnsiTheme="majorEastAsia" w:cstheme="majorEastAsia" w:hint="eastAsia"/>
            <w:szCs w:val="21"/>
            <w:rPrChange w:id="69" w:author="LiShijie3/李世杰" w:date="2024-01-24T11:16:00Z">
              <w:rPr>
                <w:rFonts w:ascii="宋体" w:hAnsi="宋体" w:cs="宋体" w:hint="eastAsia"/>
                <w:kern w:val="0"/>
                <w:sz w:val="24"/>
                <w:szCs w:val="24"/>
                <w:lang w:bidi="ar"/>
              </w:rPr>
            </w:rPrChange>
          </w:rPr>
          <w:t>数据精度，</w:t>
        </w:r>
        <w:r w:rsidRPr="00867DF0">
          <w:rPr>
            <w:rFonts w:asciiTheme="majorEastAsia" w:eastAsiaTheme="majorEastAsia" w:hAnsiTheme="majorEastAsia" w:cstheme="majorEastAsia" w:hint="eastAsia"/>
            <w:szCs w:val="21"/>
            <w:rPrChange w:id="70" w:author="alix\Jie Zhao\赵杰" w:date="2024-02-29T09:57:00Z">
              <w:rPr>
                <w:rFonts w:ascii="宋体" w:hAnsi="宋体" w:cs="宋体" w:hint="eastAsia"/>
                <w:kern w:val="0"/>
                <w:sz w:val="24"/>
                <w:szCs w:val="24"/>
                <w:lang w:bidi="ar"/>
              </w:rPr>
            </w:rPrChange>
          </w:rPr>
          <w:t>普通场景</w:t>
        </w:r>
      </w:ins>
      <w:ins w:id="71" w:author="LiShijie3/李世杰" w:date="2024-01-24T13:25:00Z">
        <w:r w:rsidR="00131AC1" w:rsidRPr="00867DF0">
          <w:rPr>
            <w:rFonts w:asciiTheme="majorEastAsia" w:eastAsiaTheme="majorEastAsia" w:hAnsiTheme="majorEastAsia" w:cstheme="majorEastAsia" w:hint="eastAsia"/>
            <w:szCs w:val="21"/>
            <w:rPrChange w:id="72" w:author="alix\Jie Zhao\赵杰" w:date="2024-02-29T09:57:00Z">
              <w:rPr>
                <w:rFonts w:asciiTheme="majorEastAsia" w:eastAsiaTheme="majorEastAsia" w:hAnsiTheme="majorEastAsia" w:cstheme="majorEastAsia" w:hint="eastAsia"/>
                <w:szCs w:val="21"/>
              </w:rPr>
            </w:rPrChange>
          </w:rPr>
          <w:t>横</w:t>
        </w:r>
      </w:ins>
      <w:ins w:id="73" w:author="LiShijie/李世杰" w:date="2024-01-24T15:01:00Z">
        <w:r w:rsidR="00616E02" w:rsidRPr="00867DF0">
          <w:rPr>
            <w:rFonts w:asciiTheme="majorEastAsia" w:eastAsiaTheme="majorEastAsia" w:hAnsiTheme="majorEastAsia" w:cstheme="majorEastAsia" w:hint="eastAsia"/>
            <w:szCs w:val="21"/>
            <w:rPrChange w:id="74" w:author="alix\Jie Zhao\赵杰" w:date="2024-02-29T09:57:00Z">
              <w:rPr>
                <w:rFonts w:asciiTheme="majorEastAsia" w:eastAsiaTheme="majorEastAsia" w:hAnsiTheme="majorEastAsia" w:cstheme="majorEastAsia" w:hint="eastAsia"/>
                <w:szCs w:val="21"/>
              </w:rPr>
            </w:rPrChange>
          </w:rPr>
          <w:t>、</w:t>
        </w:r>
      </w:ins>
      <w:ins w:id="75" w:author="LiShijie3/李世杰" w:date="2024-01-24T13:26:00Z">
        <w:r w:rsidR="00131AC1" w:rsidRPr="00867DF0">
          <w:rPr>
            <w:rFonts w:asciiTheme="majorEastAsia" w:eastAsiaTheme="majorEastAsia" w:hAnsiTheme="majorEastAsia" w:cstheme="majorEastAsia" w:hint="eastAsia"/>
            <w:szCs w:val="21"/>
            <w:rPrChange w:id="76" w:author="alix\Jie Zhao\赵杰" w:date="2024-02-29T09:57:00Z">
              <w:rPr>
                <w:rFonts w:asciiTheme="majorEastAsia" w:eastAsiaTheme="majorEastAsia" w:hAnsiTheme="majorEastAsia" w:cstheme="majorEastAsia" w:hint="eastAsia"/>
                <w:szCs w:val="21"/>
              </w:rPr>
            </w:rPrChange>
          </w:rPr>
          <w:t>纵</w:t>
        </w:r>
      </w:ins>
      <w:ins w:id="77" w:author="LiShijie3/李世杰" w:date="2024-01-24T13:25:00Z">
        <w:r w:rsidR="00131AC1" w:rsidRPr="00867DF0">
          <w:rPr>
            <w:rFonts w:asciiTheme="majorEastAsia" w:eastAsiaTheme="majorEastAsia" w:hAnsiTheme="majorEastAsia" w:cstheme="majorEastAsia" w:hint="eastAsia"/>
            <w:szCs w:val="21"/>
            <w:rPrChange w:id="78" w:author="alix\Jie Zhao\赵杰" w:date="2024-02-29T09:57:00Z">
              <w:rPr>
                <w:rFonts w:asciiTheme="majorEastAsia" w:eastAsiaTheme="majorEastAsia" w:hAnsiTheme="majorEastAsia" w:cstheme="majorEastAsia" w:hint="eastAsia"/>
                <w:szCs w:val="21"/>
              </w:rPr>
            </w:rPrChange>
          </w:rPr>
          <w:t>向</w:t>
        </w:r>
      </w:ins>
      <w:ins w:id="79" w:author="赵杰" w:date="2024-01-19T09:23:00Z">
        <w:r w:rsidRPr="00867DF0">
          <w:rPr>
            <w:rFonts w:asciiTheme="majorEastAsia" w:eastAsiaTheme="majorEastAsia" w:hAnsiTheme="majorEastAsia" w:cstheme="majorEastAsia" w:hint="eastAsia"/>
            <w:szCs w:val="21"/>
            <w:rPrChange w:id="80" w:author="alix\Jie Zhao\赵杰" w:date="2024-02-29T09:57:00Z">
              <w:rPr>
                <w:rFonts w:ascii="宋体" w:hAnsi="宋体" w:cs="宋体" w:hint="eastAsia"/>
                <w:kern w:val="0"/>
                <w:sz w:val="24"/>
                <w:szCs w:val="24"/>
                <w:lang w:bidi="ar"/>
              </w:rPr>
            </w:rPrChange>
          </w:rPr>
          <w:t>相对精度应</w:t>
        </w:r>
      </w:ins>
      <w:ins w:id="81" w:author="LiShijie3/李世杰" w:date="2024-01-24T13:26:00Z">
        <w:r w:rsidR="00131AC1" w:rsidRPr="00867DF0">
          <w:rPr>
            <w:rFonts w:asciiTheme="majorEastAsia" w:eastAsiaTheme="majorEastAsia" w:hAnsiTheme="majorEastAsia" w:cstheme="majorEastAsia" w:hint="eastAsia"/>
            <w:szCs w:val="21"/>
            <w:rPrChange w:id="82" w:author="alix\Jie Zhao\赵杰" w:date="2024-02-29T09:57:00Z">
              <w:rPr>
                <w:rFonts w:asciiTheme="majorEastAsia" w:eastAsiaTheme="majorEastAsia" w:hAnsiTheme="majorEastAsia" w:cstheme="majorEastAsia" w:hint="eastAsia"/>
                <w:szCs w:val="21"/>
              </w:rPr>
            </w:rPrChange>
          </w:rPr>
          <w:t>分别</w:t>
        </w:r>
      </w:ins>
      <w:ins w:id="83" w:author="赵杰" w:date="2024-01-19T09:23:00Z">
        <w:r w:rsidRPr="00867DF0">
          <w:rPr>
            <w:rFonts w:asciiTheme="majorEastAsia" w:eastAsiaTheme="majorEastAsia" w:hAnsiTheme="majorEastAsia" w:cstheme="majorEastAsia" w:hint="eastAsia"/>
            <w:szCs w:val="21"/>
            <w:rPrChange w:id="84" w:author="alix\Jie Zhao\赵杰" w:date="2024-02-29T09:57:00Z">
              <w:rPr>
                <w:rFonts w:ascii="宋体" w:hAnsi="宋体" w:cs="宋体" w:hint="eastAsia"/>
                <w:kern w:val="0"/>
                <w:sz w:val="24"/>
                <w:szCs w:val="24"/>
                <w:lang w:bidi="ar"/>
              </w:rPr>
            </w:rPrChange>
          </w:rPr>
          <w:t>达到</w:t>
        </w:r>
        <w:r w:rsidRPr="00867DF0">
          <w:rPr>
            <w:rFonts w:asciiTheme="majorEastAsia" w:eastAsiaTheme="majorEastAsia" w:hAnsiTheme="majorEastAsia" w:cstheme="majorEastAsia"/>
            <w:szCs w:val="21"/>
            <w:rPrChange w:id="85" w:author="alix\Jie Zhao\赵杰" w:date="2024-02-29T09:57:00Z">
              <w:rPr>
                <w:rFonts w:ascii="宋体" w:hAnsi="宋体" w:cs="宋体"/>
                <w:kern w:val="0"/>
                <w:sz w:val="24"/>
                <w:szCs w:val="24"/>
                <w:lang w:bidi="ar"/>
              </w:rPr>
            </w:rPrChange>
          </w:rPr>
          <w:t>10cm</w:t>
        </w:r>
      </w:ins>
      <w:ins w:id="86" w:author="LiShijie3/李世杰" w:date="2024-01-24T13:27:00Z">
        <w:r w:rsidR="00131AC1" w:rsidRPr="00867DF0">
          <w:rPr>
            <w:rFonts w:asciiTheme="majorEastAsia" w:eastAsiaTheme="majorEastAsia" w:hAnsiTheme="majorEastAsia" w:cstheme="majorEastAsia" w:hint="eastAsia"/>
            <w:szCs w:val="21"/>
            <w:rPrChange w:id="87" w:author="alix\Jie Zhao\赵杰" w:date="2024-02-29T09:57:00Z">
              <w:rPr>
                <w:rFonts w:asciiTheme="majorEastAsia" w:eastAsiaTheme="majorEastAsia" w:hAnsiTheme="majorEastAsia" w:cstheme="majorEastAsia" w:hint="eastAsia"/>
                <w:szCs w:val="21"/>
              </w:rPr>
            </w:rPrChange>
          </w:rPr>
          <w:t>、</w:t>
        </w:r>
      </w:ins>
      <w:ins w:id="88" w:author="赵杰" w:date="2024-01-19T09:23:00Z">
        <w:del w:id="89" w:author="LiShijie3/李世杰" w:date="2024-01-24T13:26:00Z">
          <w:r w:rsidRPr="00867DF0" w:rsidDel="00131AC1">
            <w:rPr>
              <w:rFonts w:asciiTheme="majorEastAsia" w:eastAsiaTheme="majorEastAsia" w:hAnsiTheme="majorEastAsia" w:cstheme="majorEastAsia"/>
              <w:szCs w:val="21"/>
              <w:rPrChange w:id="90" w:author="alix\Jie Zhao\赵杰" w:date="2024-02-29T09:57:00Z">
                <w:rPr>
                  <w:rFonts w:ascii="宋体" w:hAnsi="宋体" w:cs="宋体"/>
                  <w:kern w:val="0"/>
                  <w:sz w:val="24"/>
                  <w:szCs w:val="24"/>
                  <w:lang w:bidi="ar"/>
                </w:rPr>
              </w:rPrChange>
            </w:rPr>
            <w:delText xml:space="preserve">, </w:delText>
          </w:r>
        </w:del>
        <w:r w:rsidRPr="00867DF0">
          <w:rPr>
            <w:rFonts w:asciiTheme="majorEastAsia" w:eastAsiaTheme="majorEastAsia" w:hAnsiTheme="majorEastAsia" w:cstheme="majorEastAsia"/>
            <w:szCs w:val="21"/>
            <w:rPrChange w:id="91" w:author="alix\Jie Zhao\赵杰" w:date="2024-02-29T09:57:00Z">
              <w:rPr>
                <w:rFonts w:ascii="宋体" w:hAnsi="宋体" w:cs="宋体"/>
                <w:kern w:val="0"/>
                <w:sz w:val="24"/>
                <w:szCs w:val="24"/>
                <w:lang w:bidi="ar"/>
              </w:rPr>
            </w:rPrChange>
          </w:rPr>
          <w:t>20cm</w:t>
        </w:r>
      </w:ins>
      <w:ins w:id="92" w:author="曾勇" w:date="2024-01-19T09:54:00Z">
        <w:del w:id="93" w:author="LiShijie3/李世杰" w:date="2024-01-24T13:26:00Z">
          <w:r w:rsidRPr="00867DF0" w:rsidDel="00131AC1">
            <w:rPr>
              <w:rFonts w:asciiTheme="majorEastAsia" w:eastAsiaTheme="majorEastAsia" w:hAnsiTheme="majorEastAsia" w:cstheme="majorEastAsia"/>
              <w:szCs w:val="21"/>
              <w:rPrChange w:id="94" w:author="alix\Jie Zhao\赵杰" w:date="2024-02-29T09:57:00Z">
                <w:rPr>
                  <w:rFonts w:ascii="宋体" w:hAnsi="宋体" w:cs="宋体"/>
                  <w:kern w:val="0"/>
                  <w:sz w:val="24"/>
                  <w:szCs w:val="24"/>
                  <w:lang w:bidi="ar"/>
                </w:rPr>
              </w:rPrChange>
            </w:rPr>
            <w:delText>（是否顺序是对应横向相对精度</w:delText>
          </w:r>
        </w:del>
      </w:ins>
      <w:ins w:id="95" w:author="曾勇" w:date="2024-01-19T09:55:00Z">
        <w:del w:id="96" w:author="LiShijie3/李世杰" w:date="2024-01-24T13:26:00Z">
          <w:r w:rsidRPr="00867DF0" w:rsidDel="00131AC1">
            <w:rPr>
              <w:rFonts w:asciiTheme="majorEastAsia" w:eastAsiaTheme="majorEastAsia" w:hAnsiTheme="majorEastAsia" w:cstheme="majorEastAsia"/>
              <w:szCs w:val="21"/>
              <w:rPrChange w:id="97" w:author="alix\Jie Zhao\赵杰" w:date="2024-02-29T09:57:00Z">
                <w:rPr>
                  <w:rFonts w:ascii="宋体" w:hAnsi="宋体" w:cs="宋体"/>
                  <w:kern w:val="0"/>
                  <w:sz w:val="24"/>
                  <w:szCs w:val="24"/>
                  <w:lang w:bidi="ar"/>
                </w:rPr>
              </w:rPrChange>
            </w:rPr>
            <w:delText>、纵向相对精度？</w:delText>
          </w:r>
        </w:del>
      </w:ins>
      <w:ins w:id="98" w:author="曾勇" w:date="2024-01-19T09:54:00Z">
        <w:del w:id="99" w:author="LiShijie3/李世杰" w:date="2024-01-24T13:26:00Z">
          <w:r w:rsidRPr="00867DF0" w:rsidDel="00131AC1">
            <w:rPr>
              <w:rFonts w:asciiTheme="majorEastAsia" w:eastAsiaTheme="majorEastAsia" w:hAnsiTheme="majorEastAsia" w:cstheme="majorEastAsia"/>
              <w:szCs w:val="21"/>
              <w:rPrChange w:id="100" w:author="alix\Jie Zhao\赵杰" w:date="2024-02-29T09:57:00Z">
                <w:rPr>
                  <w:rFonts w:ascii="宋体" w:hAnsi="宋体" w:cs="宋体"/>
                  <w:kern w:val="0"/>
                  <w:sz w:val="24"/>
                  <w:szCs w:val="24"/>
                  <w:lang w:bidi="ar"/>
                </w:rPr>
              </w:rPrChange>
            </w:rPr>
            <w:delText>）</w:delText>
          </w:r>
        </w:del>
      </w:ins>
      <w:ins w:id="101" w:author="赵杰" w:date="2024-01-19T09:23:00Z">
        <w:r w:rsidRPr="00867DF0">
          <w:rPr>
            <w:rFonts w:asciiTheme="majorEastAsia" w:eastAsiaTheme="majorEastAsia" w:hAnsiTheme="majorEastAsia" w:cstheme="majorEastAsia" w:hint="eastAsia"/>
            <w:szCs w:val="21"/>
            <w:rPrChange w:id="102" w:author="alix\Jie Zhao\赵杰" w:date="2024-02-29T09:57:00Z">
              <w:rPr>
                <w:rFonts w:ascii="宋体" w:hAnsi="宋体" w:cs="宋体" w:hint="eastAsia"/>
                <w:kern w:val="0"/>
                <w:sz w:val="24"/>
                <w:szCs w:val="24"/>
                <w:lang w:bidi="ar"/>
              </w:rPr>
            </w:rPrChange>
          </w:rPr>
          <w:t>，绝对精度</w:t>
        </w:r>
      </w:ins>
      <w:ins w:id="103" w:author="LiShijie3/李世杰" w:date="2024-01-24T13:27:00Z">
        <w:r w:rsidR="00131AC1" w:rsidRPr="00867DF0">
          <w:rPr>
            <w:rFonts w:asciiTheme="majorEastAsia" w:eastAsiaTheme="majorEastAsia" w:hAnsiTheme="majorEastAsia" w:cstheme="majorEastAsia" w:hint="eastAsia"/>
            <w:szCs w:val="21"/>
            <w:rPrChange w:id="104" w:author="alix\Jie Zhao\赵杰" w:date="2024-02-29T09:57:00Z">
              <w:rPr>
                <w:rFonts w:asciiTheme="majorEastAsia" w:eastAsiaTheme="majorEastAsia" w:hAnsiTheme="majorEastAsia" w:cstheme="majorEastAsia" w:hint="eastAsia"/>
                <w:szCs w:val="21"/>
              </w:rPr>
            </w:rPrChange>
          </w:rPr>
          <w:t>应分别达到</w:t>
        </w:r>
      </w:ins>
      <w:ins w:id="105" w:author="赵杰" w:date="2024-01-19T09:23:00Z">
        <w:r w:rsidRPr="00867DF0">
          <w:rPr>
            <w:rFonts w:asciiTheme="majorEastAsia" w:eastAsiaTheme="majorEastAsia" w:hAnsiTheme="majorEastAsia" w:cstheme="majorEastAsia"/>
            <w:szCs w:val="21"/>
            <w:rPrChange w:id="106" w:author="alix\Jie Zhao\赵杰" w:date="2024-02-29T09:57:00Z">
              <w:rPr>
                <w:rFonts w:ascii="宋体" w:hAnsi="宋体" w:cs="宋体"/>
                <w:kern w:val="0"/>
                <w:sz w:val="24"/>
                <w:szCs w:val="24"/>
                <w:lang w:bidi="ar"/>
              </w:rPr>
            </w:rPrChange>
          </w:rPr>
          <w:t>50cm</w:t>
        </w:r>
      </w:ins>
      <w:ins w:id="107" w:author="LiShijie3/李世杰" w:date="2024-01-24T13:27:00Z">
        <w:r w:rsidR="00131AC1" w:rsidRPr="00867DF0">
          <w:rPr>
            <w:rFonts w:asciiTheme="majorEastAsia" w:eastAsiaTheme="majorEastAsia" w:hAnsiTheme="majorEastAsia" w:cstheme="majorEastAsia" w:hint="eastAsia"/>
            <w:szCs w:val="21"/>
            <w:rPrChange w:id="108" w:author="alix\Jie Zhao\赵杰" w:date="2024-02-29T09:57:00Z">
              <w:rPr>
                <w:rFonts w:asciiTheme="majorEastAsia" w:eastAsiaTheme="majorEastAsia" w:hAnsiTheme="majorEastAsia" w:cstheme="majorEastAsia" w:hint="eastAsia"/>
                <w:szCs w:val="21"/>
              </w:rPr>
            </w:rPrChange>
          </w:rPr>
          <w:t>、</w:t>
        </w:r>
      </w:ins>
      <w:ins w:id="109" w:author="赵杰" w:date="2024-01-19T09:23:00Z">
        <w:del w:id="110" w:author="LiShijie3/李世杰" w:date="2024-01-24T13:27:00Z">
          <w:r w:rsidRPr="00867DF0" w:rsidDel="00131AC1">
            <w:rPr>
              <w:rFonts w:asciiTheme="majorEastAsia" w:eastAsiaTheme="majorEastAsia" w:hAnsiTheme="majorEastAsia" w:cstheme="majorEastAsia"/>
              <w:szCs w:val="21"/>
              <w:rPrChange w:id="111" w:author="alix\Jie Zhao\赵杰" w:date="2024-02-29T09:57:00Z">
                <w:rPr>
                  <w:rFonts w:ascii="宋体" w:hAnsi="宋体" w:cs="宋体"/>
                  <w:kern w:val="0"/>
                  <w:sz w:val="24"/>
                  <w:szCs w:val="24"/>
                  <w:lang w:bidi="ar"/>
                </w:rPr>
              </w:rPrChange>
            </w:rPr>
            <w:delText>,</w:delText>
          </w:r>
        </w:del>
        <w:r w:rsidRPr="00867DF0">
          <w:rPr>
            <w:rFonts w:asciiTheme="majorEastAsia" w:eastAsiaTheme="majorEastAsia" w:hAnsiTheme="majorEastAsia" w:cstheme="majorEastAsia"/>
            <w:szCs w:val="21"/>
            <w:rPrChange w:id="112" w:author="alix\Jie Zhao\赵杰" w:date="2024-02-29T09:57:00Z">
              <w:rPr>
                <w:rFonts w:ascii="宋体" w:hAnsi="宋体" w:cs="宋体"/>
                <w:kern w:val="0"/>
                <w:sz w:val="24"/>
                <w:szCs w:val="24"/>
                <w:lang w:bidi="ar"/>
              </w:rPr>
            </w:rPrChange>
          </w:rPr>
          <w:t>1m，</w:t>
        </w:r>
        <w:r w:rsidRPr="00517D93">
          <w:rPr>
            <w:rFonts w:asciiTheme="majorEastAsia" w:eastAsiaTheme="majorEastAsia" w:hAnsiTheme="majorEastAsia" w:cstheme="majorEastAsia" w:hint="eastAsia"/>
            <w:szCs w:val="21"/>
            <w:rPrChange w:id="113" w:author="LiShijie3/李世杰" w:date="2024-01-24T11:16:00Z">
              <w:rPr>
                <w:rFonts w:ascii="宋体" w:hAnsi="宋体" w:cs="宋体" w:hint="eastAsia"/>
                <w:kern w:val="0"/>
                <w:sz w:val="24"/>
                <w:szCs w:val="24"/>
                <w:lang w:bidi="ar"/>
              </w:rPr>
            </w:rPrChange>
          </w:rPr>
          <w:t>隧道</w:t>
        </w:r>
      </w:ins>
      <w:ins w:id="114" w:author="LiShijie3/李世杰" w:date="2024-01-24T13:27:00Z">
        <w:r w:rsidR="00131AC1">
          <w:rPr>
            <w:rFonts w:asciiTheme="majorEastAsia" w:eastAsiaTheme="majorEastAsia" w:hAnsiTheme="majorEastAsia" w:cstheme="majorEastAsia" w:hint="eastAsia"/>
            <w:szCs w:val="21"/>
          </w:rPr>
          <w:t>场景</w:t>
        </w:r>
      </w:ins>
      <w:ins w:id="115" w:author="曾勇" w:date="2024-01-19T10:03:00Z">
        <w:r w:rsidRPr="00517D93">
          <w:rPr>
            <w:rFonts w:asciiTheme="majorEastAsia" w:eastAsiaTheme="majorEastAsia" w:hAnsiTheme="majorEastAsia" w:cstheme="majorEastAsia"/>
            <w:szCs w:val="21"/>
            <w:rPrChange w:id="116" w:author="LiShijie3/李世杰" w:date="2024-01-24T11:16:00Z">
              <w:rPr>
                <w:rFonts w:ascii="宋体" w:hAnsi="宋体" w:cs="宋体"/>
                <w:kern w:val="0"/>
                <w:sz w:val="24"/>
                <w:szCs w:val="24"/>
                <w:lang w:bidi="ar"/>
              </w:rPr>
            </w:rPrChange>
          </w:rPr>
          <w:t>纵向相对精度</w:t>
        </w:r>
      </w:ins>
      <w:ins w:id="117" w:author="赵杰" w:date="2024-01-19T09:23:00Z">
        <w:r w:rsidRPr="00517D93">
          <w:rPr>
            <w:rFonts w:asciiTheme="majorEastAsia" w:eastAsiaTheme="majorEastAsia" w:hAnsiTheme="majorEastAsia" w:cstheme="majorEastAsia"/>
            <w:szCs w:val="21"/>
            <w:rPrChange w:id="118" w:author="LiShijie3/李世杰" w:date="2024-01-24T11:16:00Z">
              <w:rPr>
                <w:rFonts w:ascii="宋体" w:hAnsi="宋体" w:cs="宋体"/>
                <w:kern w:val="0"/>
                <w:sz w:val="24"/>
                <w:szCs w:val="24"/>
                <w:lang w:bidi="ar"/>
              </w:rPr>
            </w:rPrChange>
          </w:rPr>
          <w:t>2m</w:t>
        </w:r>
        <w:del w:id="119" w:author="alix\Jie Zhao\赵杰" w:date="2024-02-29T09:56:00Z">
          <w:r w:rsidRPr="00517D93" w:rsidDel="009C3784">
            <w:rPr>
              <w:rFonts w:asciiTheme="majorEastAsia" w:eastAsiaTheme="majorEastAsia" w:hAnsiTheme="majorEastAsia" w:cstheme="majorEastAsia"/>
              <w:szCs w:val="21"/>
              <w:rPrChange w:id="120" w:author="LiShijie3/李世杰" w:date="2024-01-24T11:16:00Z">
                <w:rPr>
                  <w:rFonts w:ascii="宋体" w:hAnsi="宋体" w:cs="宋体"/>
                  <w:kern w:val="0"/>
                  <w:sz w:val="24"/>
                  <w:szCs w:val="24"/>
                  <w:lang w:bidi="ar"/>
                </w:rPr>
              </w:rPrChange>
            </w:rPr>
            <w:delText>，偏转后地图数据精度能够与偏转前保持一致</w:delText>
          </w:r>
        </w:del>
      </w:ins>
      <w:ins w:id="121" w:author="LiShijie3/李世杰" w:date="2024-01-24T13:28:00Z">
        <w:r w:rsidR="00131AC1">
          <w:rPr>
            <w:rFonts w:asciiTheme="majorEastAsia" w:eastAsiaTheme="majorEastAsia" w:hAnsiTheme="majorEastAsia" w:cstheme="majorEastAsia" w:hint="eastAsia"/>
            <w:szCs w:val="21"/>
          </w:rPr>
          <w:t>。</w:t>
        </w:r>
      </w:ins>
      <w:ins w:id="122" w:author="赵杰" w:date="2024-01-19T09:23:00Z">
        <w:del w:id="123" w:author="LiShijie3/李世杰" w:date="2024-01-24T13:28:00Z">
          <w:r w:rsidRPr="00517D93" w:rsidDel="00131AC1">
            <w:rPr>
              <w:rFonts w:asciiTheme="majorEastAsia" w:eastAsiaTheme="majorEastAsia" w:hAnsiTheme="majorEastAsia" w:cstheme="majorEastAsia" w:hint="eastAsia"/>
              <w:szCs w:val="21"/>
              <w:rPrChange w:id="124" w:author="LiShijie3/李世杰" w:date="2024-01-24T11:16:00Z">
                <w:rPr>
                  <w:rFonts w:ascii="宋体" w:hAnsi="宋体" w:cs="宋体" w:hint="eastAsia"/>
                  <w:kern w:val="0"/>
                  <w:sz w:val="24"/>
                  <w:szCs w:val="24"/>
                  <w:lang w:bidi="ar"/>
                </w:rPr>
              </w:rPrChange>
            </w:rPr>
            <w:delText>；</w:delText>
          </w:r>
        </w:del>
      </w:ins>
    </w:p>
    <w:p w14:paraId="5DFD7027" w14:textId="77777777" w:rsidR="00E32C6C" w:rsidRPr="00616E02" w:rsidRDefault="001E4860">
      <w:pPr>
        <w:pStyle w:val="af1"/>
        <w:spacing w:afterLines="50" w:after="156" w:line="240" w:lineRule="auto"/>
        <w:ind w:firstLineChars="0"/>
        <w:rPr>
          <w:ins w:id="125" w:author="LiShijie3/李世杰" w:date="2024-01-24T13:46:00Z"/>
          <w:rFonts w:asciiTheme="majorEastAsia" w:eastAsiaTheme="majorEastAsia" w:hAnsiTheme="majorEastAsia" w:cstheme="majorEastAsia"/>
          <w:szCs w:val="21"/>
          <w:highlight w:val="yellow"/>
          <w:rPrChange w:id="126" w:author="LiShijie/李世杰" w:date="2024-01-24T15:01:00Z">
            <w:rPr>
              <w:ins w:id="127" w:author="LiShijie3/李世杰" w:date="2024-01-24T13:46:00Z"/>
              <w:rFonts w:asciiTheme="majorEastAsia" w:eastAsiaTheme="majorEastAsia" w:hAnsiTheme="majorEastAsia" w:cstheme="majorEastAsia"/>
              <w:szCs w:val="21"/>
            </w:rPr>
          </w:rPrChange>
        </w:rPr>
        <w:pPrChange w:id="128" w:author="LiShijie3/李世杰" w:date="2024-01-24T11:16:00Z">
          <w:pPr>
            <w:widowControl/>
            <w:spacing w:line="360" w:lineRule="auto"/>
            <w:ind w:firstLineChars="200" w:firstLine="480"/>
            <w:jc w:val="left"/>
          </w:pPr>
        </w:pPrChange>
      </w:pPr>
      <w:ins w:id="129" w:author="赵杰" w:date="2024-01-19T09:23:00Z">
        <w:r w:rsidRPr="00517D93">
          <w:rPr>
            <w:rFonts w:asciiTheme="majorEastAsia" w:eastAsiaTheme="majorEastAsia" w:hAnsiTheme="majorEastAsia" w:cstheme="majorEastAsia" w:hint="eastAsia"/>
            <w:szCs w:val="21"/>
            <w:rPrChange w:id="130" w:author="LiShijie3/李世杰" w:date="2024-01-24T11:16:00Z">
              <w:rPr>
                <w:rFonts w:ascii="宋体" w:hAnsi="宋体" w:cs="宋体" w:hint="eastAsia"/>
                <w:kern w:val="0"/>
                <w:sz w:val="24"/>
                <w:szCs w:val="24"/>
                <w:lang w:bidi="ar"/>
              </w:rPr>
            </w:rPrChange>
          </w:rPr>
          <w:t>静态基础地图制作准确性：数据项有无或数值大小与实际采样时刻的信息不符（或小于上述精度）的错误概率＜</w:t>
        </w:r>
        <w:r w:rsidRPr="00517D93">
          <w:rPr>
            <w:rFonts w:asciiTheme="majorEastAsia" w:eastAsiaTheme="majorEastAsia" w:hAnsiTheme="majorEastAsia" w:cstheme="majorEastAsia"/>
            <w:szCs w:val="21"/>
            <w:rPrChange w:id="131" w:author="LiShijie3/李世杰" w:date="2024-01-24T11:16:00Z">
              <w:rPr>
                <w:rFonts w:ascii="宋体" w:hAnsi="宋体" w:cs="宋体"/>
                <w:kern w:val="0"/>
                <w:sz w:val="24"/>
                <w:szCs w:val="24"/>
                <w:lang w:bidi="ar"/>
              </w:rPr>
            </w:rPrChange>
          </w:rPr>
          <w:t>0.01%；数据项在空间几何位置顺序／逻辑上与实际采样时刻的信息不符的错误概率＜0.001%；不应出现与交通规则或事实逻辑相违背的严重错误。</w:t>
        </w:r>
      </w:ins>
      <w:ins w:id="132" w:author="LiShijie3/李世杰" w:date="2024-01-24T13:44:00Z">
        <w:r w:rsidR="00E32C6C" w:rsidRPr="00867DF0">
          <w:rPr>
            <w:rFonts w:asciiTheme="majorEastAsia" w:eastAsiaTheme="majorEastAsia" w:hAnsiTheme="majorEastAsia" w:cstheme="majorEastAsia" w:hint="eastAsia"/>
            <w:szCs w:val="21"/>
            <w:rPrChange w:id="133" w:author="alix\Jie Zhao\赵杰" w:date="2024-02-29T09:57:00Z">
              <w:rPr>
                <w:rFonts w:asciiTheme="majorEastAsia" w:eastAsiaTheme="majorEastAsia" w:hAnsiTheme="majorEastAsia" w:cstheme="majorEastAsia" w:hint="eastAsia"/>
                <w:szCs w:val="21"/>
              </w:rPr>
            </w:rPrChange>
          </w:rPr>
          <w:t>此外，曲率、航向、横</w:t>
        </w:r>
      </w:ins>
      <w:ins w:id="134" w:author="LiShijie3/李世杰" w:date="2024-01-24T13:45:00Z">
        <w:r w:rsidR="00E32C6C" w:rsidRPr="00867DF0">
          <w:rPr>
            <w:rFonts w:asciiTheme="majorEastAsia" w:eastAsiaTheme="majorEastAsia" w:hAnsiTheme="majorEastAsia" w:cstheme="majorEastAsia" w:hint="eastAsia"/>
            <w:szCs w:val="21"/>
            <w:rPrChange w:id="135" w:author="alix\Jie Zhao\赵杰" w:date="2024-02-29T09:57:00Z">
              <w:rPr>
                <w:rFonts w:asciiTheme="majorEastAsia" w:eastAsiaTheme="majorEastAsia" w:hAnsiTheme="majorEastAsia" w:cstheme="majorEastAsia" w:hint="eastAsia"/>
                <w:szCs w:val="21"/>
              </w:rPr>
            </w:rPrChange>
          </w:rPr>
          <w:t>坡、纵坡的精度需满足下述表格中需求，要素正确率应达到</w:t>
        </w:r>
        <w:r w:rsidR="00E32C6C" w:rsidRPr="00867DF0">
          <w:rPr>
            <w:rFonts w:asciiTheme="majorEastAsia" w:eastAsiaTheme="majorEastAsia" w:hAnsiTheme="majorEastAsia" w:cstheme="majorEastAsia"/>
            <w:szCs w:val="21"/>
            <w:rPrChange w:id="136" w:author="alix\Jie Zhao\赵杰" w:date="2024-02-29T09:57:00Z">
              <w:rPr>
                <w:rFonts w:asciiTheme="majorEastAsia" w:eastAsiaTheme="majorEastAsia" w:hAnsiTheme="majorEastAsia" w:cstheme="majorEastAsia"/>
                <w:szCs w:val="21"/>
              </w:rPr>
            </w:rPrChange>
          </w:rPr>
          <w:t>99.5%</w:t>
        </w:r>
        <w:r w:rsidR="00E32C6C" w:rsidRPr="00867DF0">
          <w:rPr>
            <w:rFonts w:asciiTheme="majorEastAsia" w:eastAsiaTheme="majorEastAsia" w:hAnsiTheme="majorEastAsia" w:cstheme="majorEastAsia" w:hint="eastAsia"/>
            <w:szCs w:val="21"/>
            <w:rPrChange w:id="137" w:author="alix\Jie Zhao\赵杰" w:date="2024-02-29T09:57:00Z">
              <w:rPr>
                <w:rFonts w:asciiTheme="majorEastAsia" w:eastAsiaTheme="majorEastAsia" w:hAnsiTheme="majorEastAsia" w:cstheme="majorEastAsia" w:hint="eastAsia"/>
                <w:szCs w:val="21"/>
              </w:rPr>
            </w:rPrChange>
          </w:rPr>
          <w:t>。</w:t>
        </w:r>
      </w:ins>
    </w:p>
    <w:tbl>
      <w:tblPr>
        <w:tblStyle w:val="af"/>
        <w:tblW w:w="0" w:type="auto"/>
        <w:tblLook w:val="04A0" w:firstRow="1" w:lastRow="0" w:firstColumn="1" w:lastColumn="0" w:noHBand="0" w:noVBand="1"/>
        <w:tblPrChange w:id="138" w:author="LiShijie3/李世杰" w:date="2024-01-24T13:51:00Z">
          <w:tblPr>
            <w:tblStyle w:val="af"/>
            <w:tblW w:w="0" w:type="auto"/>
            <w:tblLook w:val="04A0" w:firstRow="1" w:lastRow="0" w:firstColumn="1" w:lastColumn="0" w:noHBand="0" w:noVBand="1"/>
          </w:tblPr>
        </w:tblPrChange>
      </w:tblPr>
      <w:tblGrid>
        <w:gridCol w:w="1838"/>
        <w:gridCol w:w="4652"/>
        <w:gridCol w:w="3246"/>
        <w:tblGridChange w:id="139">
          <w:tblGrid>
            <w:gridCol w:w="3245"/>
            <w:gridCol w:w="3245"/>
            <w:gridCol w:w="3246"/>
          </w:tblGrid>
        </w:tblGridChange>
      </w:tblGrid>
      <w:tr w:rsidR="0037444B" w:rsidRPr="00616E02" w14:paraId="4E0E52CD" w14:textId="77777777" w:rsidTr="0037444B">
        <w:trPr>
          <w:ins w:id="140" w:author="LiShijie3/李世杰" w:date="2024-01-24T13:46:00Z"/>
        </w:trPr>
        <w:tc>
          <w:tcPr>
            <w:tcW w:w="1838" w:type="dxa"/>
            <w:tcPrChange w:id="141" w:author="LiShijie3/李世杰" w:date="2024-01-24T13:51:00Z">
              <w:tcPr>
                <w:tcW w:w="3245" w:type="dxa"/>
              </w:tcPr>
            </w:tcPrChange>
          </w:tcPr>
          <w:p w14:paraId="5EC460F5" w14:textId="77777777" w:rsidR="0037444B" w:rsidRPr="00867DF0" w:rsidRDefault="0037444B">
            <w:pPr>
              <w:spacing w:line="240" w:lineRule="auto"/>
              <w:jc w:val="center"/>
              <w:rPr>
                <w:ins w:id="142" w:author="LiShijie3/李世杰" w:date="2024-01-24T13:46:00Z"/>
                <w:b/>
                <w:sz w:val="18"/>
                <w:szCs w:val="18"/>
                <w:rPrChange w:id="143" w:author="alix\Jie Zhao\赵杰" w:date="2024-02-29T09:57:00Z">
                  <w:rPr>
                    <w:ins w:id="144" w:author="LiShijie3/李世杰" w:date="2024-01-24T13:46:00Z"/>
                    <w:rFonts w:asciiTheme="majorEastAsia" w:eastAsiaTheme="majorEastAsia" w:hAnsiTheme="majorEastAsia" w:cstheme="majorEastAsia"/>
                    <w:szCs w:val="21"/>
                  </w:rPr>
                </w:rPrChange>
              </w:rPr>
              <w:pPrChange w:id="145" w:author="LiShijie3/李世杰" w:date="2024-01-24T13:51:00Z">
                <w:pPr>
                  <w:pStyle w:val="af1"/>
                  <w:spacing w:afterLines="50" w:after="156" w:line="240" w:lineRule="auto"/>
                  <w:ind w:firstLineChars="0" w:firstLine="0"/>
                </w:pPr>
              </w:pPrChange>
            </w:pPr>
            <w:ins w:id="146" w:author="LiShijie3/李世杰" w:date="2024-01-24T13:46:00Z">
              <w:r w:rsidRPr="00867DF0">
                <w:rPr>
                  <w:rFonts w:hint="eastAsia"/>
                  <w:b/>
                  <w:sz w:val="18"/>
                  <w:szCs w:val="18"/>
                  <w:rPrChange w:id="147" w:author="alix\Jie Zhao\赵杰" w:date="2024-02-29T09:57:00Z">
                    <w:rPr>
                      <w:rFonts w:asciiTheme="majorEastAsia" w:eastAsiaTheme="majorEastAsia" w:hAnsiTheme="majorEastAsia" w:cstheme="majorEastAsia" w:hint="eastAsia"/>
                      <w:szCs w:val="21"/>
                    </w:rPr>
                  </w:rPrChange>
                </w:rPr>
                <w:t>序号</w:t>
              </w:r>
            </w:ins>
          </w:p>
        </w:tc>
        <w:tc>
          <w:tcPr>
            <w:tcW w:w="4652" w:type="dxa"/>
            <w:tcPrChange w:id="148" w:author="LiShijie3/李世杰" w:date="2024-01-24T13:51:00Z">
              <w:tcPr>
                <w:tcW w:w="3245" w:type="dxa"/>
              </w:tcPr>
            </w:tcPrChange>
          </w:tcPr>
          <w:p w14:paraId="2EC87A36" w14:textId="77777777" w:rsidR="0037444B" w:rsidRPr="00867DF0" w:rsidRDefault="0037444B">
            <w:pPr>
              <w:spacing w:line="240" w:lineRule="auto"/>
              <w:jc w:val="center"/>
              <w:rPr>
                <w:ins w:id="149" w:author="LiShijie3/李世杰" w:date="2024-01-24T13:46:00Z"/>
                <w:b/>
                <w:sz w:val="18"/>
                <w:szCs w:val="18"/>
                <w:rPrChange w:id="150" w:author="alix\Jie Zhao\赵杰" w:date="2024-02-29T09:57:00Z">
                  <w:rPr>
                    <w:ins w:id="151" w:author="LiShijie3/李世杰" w:date="2024-01-24T13:46:00Z"/>
                    <w:rFonts w:asciiTheme="majorEastAsia" w:eastAsiaTheme="majorEastAsia" w:hAnsiTheme="majorEastAsia" w:cstheme="majorEastAsia"/>
                    <w:szCs w:val="21"/>
                  </w:rPr>
                </w:rPrChange>
              </w:rPr>
              <w:pPrChange w:id="152" w:author="LiShijie3/李世杰" w:date="2024-01-24T13:51:00Z">
                <w:pPr>
                  <w:pStyle w:val="af1"/>
                  <w:spacing w:afterLines="50" w:after="156" w:line="240" w:lineRule="auto"/>
                  <w:ind w:firstLineChars="0" w:firstLine="0"/>
                </w:pPr>
              </w:pPrChange>
            </w:pPr>
            <w:ins w:id="153" w:author="LiShijie3/李世杰" w:date="2024-01-24T13:46:00Z">
              <w:r w:rsidRPr="00867DF0">
                <w:rPr>
                  <w:rFonts w:hint="eastAsia"/>
                  <w:b/>
                  <w:sz w:val="18"/>
                  <w:szCs w:val="18"/>
                  <w:rPrChange w:id="154" w:author="alix\Jie Zhao\赵杰" w:date="2024-02-29T09:57:00Z">
                    <w:rPr>
                      <w:rFonts w:asciiTheme="majorEastAsia" w:eastAsiaTheme="majorEastAsia" w:hAnsiTheme="majorEastAsia" w:cstheme="majorEastAsia" w:hint="eastAsia"/>
                      <w:szCs w:val="21"/>
                    </w:rPr>
                  </w:rPrChange>
                </w:rPr>
                <w:t>条目</w:t>
              </w:r>
            </w:ins>
          </w:p>
        </w:tc>
        <w:tc>
          <w:tcPr>
            <w:tcW w:w="3246" w:type="dxa"/>
            <w:tcPrChange w:id="155" w:author="LiShijie3/李世杰" w:date="2024-01-24T13:51:00Z">
              <w:tcPr>
                <w:tcW w:w="3246" w:type="dxa"/>
              </w:tcPr>
            </w:tcPrChange>
          </w:tcPr>
          <w:p w14:paraId="5C052FF9" w14:textId="77777777" w:rsidR="0037444B" w:rsidRPr="00867DF0" w:rsidRDefault="0037444B">
            <w:pPr>
              <w:spacing w:line="240" w:lineRule="auto"/>
              <w:jc w:val="center"/>
              <w:rPr>
                <w:ins w:id="156" w:author="LiShijie3/李世杰" w:date="2024-01-24T13:46:00Z"/>
                <w:b/>
                <w:sz w:val="18"/>
                <w:szCs w:val="18"/>
                <w:rPrChange w:id="157" w:author="alix\Jie Zhao\赵杰" w:date="2024-02-29T09:57:00Z">
                  <w:rPr>
                    <w:ins w:id="158" w:author="LiShijie3/李世杰" w:date="2024-01-24T13:46:00Z"/>
                    <w:rFonts w:asciiTheme="majorEastAsia" w:eastAsiaTheme="majorEastAsia" w:hAnsiTheme="majorEastAsia" w:cstheme="majorEastAsia"/>
                    <w:szCs w:val="21"/>
                  </w:rPr>
                </w:rPrChange>
              </w:rPr>
              <w:pPrChange w:id="159" w:author="LiShijie3/李世杰" w:date="2024-01-24T13:51:00Z">
                <w:pPr>
                  <w:pStyle w:val="af1"/>
                  <w:spacing w:afterLines="50" w:after="156" w:line="240" w:lineRule="auto"/>
                  <w:ind w:firstLineChars="0" w:firstLine="0"/>
                </w:pPr>
              </w:pPrChange>
            </w:pPr>
            <w:ins w:id="160" w:author="LiShijie3/李世杰" w:date="2024-01-24T13:46:00Z">
              <w:r w:rsidRPr="00867DF0">
                <w:rPr>
                  <w:rFonts w:hint="eastAsia"/>
                  <w:b/>
                  <w:sz w:val="18"/>
                  <w:szCs w:val="18"/>
                  <w:rPrChange w:id="161" w:author="alix\Jie Zhao\赵杰" w:date="2024-02-29T09:57:00Z">
                    <w:rPr>
                      <w:rFonts w:asciiTheme="majorEastAsia" w:eastAsiaTheme="majorEastAsia" w:hAnsiTheme="majorEastAsia" w:cstheme="majorEastAsia" w:hint="eastAsia"/>
                      <w:szCs w:val="21"/>
                    </w:rPr>
                  </w:rPrChange>
                </w:rPr>
                <w:t>精度需求</w:t>
              </w:r>
            </w:ins>
          </w:p>
        </w:tc>
      </w:tr>
      <w:tr w:rsidR="0037444B" w:rsidRPr="00616E02" w14:paraId="726F60B8" w14:textId="77777777" w:rsidTr="0037444B">
        <w:trPr>
          <w:ins w:id="162" w:author="LiShijie3/李世杰" w:date="2024-01-24T13:46:00Z"/>
        </w:trPr>
        <w:tc>
          <w:tcPr>
            <w:tcW w:w="1838" w:type="dxa"/>
            <w:vAlign w:val="center"/>
            <w:tcPrChange w:id="163" w:author="LiShijie3/李世杰" w:date="2024-01-24T13:51:00Z">
              <w:tcPr>
                <w:tcW w:w="3245" w:type="dxa"/>
              </w:tcPr>
            </w:tcPrChange>
          </w:tcPr>
          <w:p w14:paraId="168B592B" w14:textId="77777777" w:rsidR="0037444B" w:rsidRPr="00867DF0" w:rsidRDefault="0037444B">
            <w:pPr>
              <w:pStyle w:val="af1"/>
              <w:spacing w:afterLines="50" w:after="156" w:line="240" w:lineRule="auto"/>
              <w:ind w:firstLineChars="0" w:firstLine="0"/>
              <w:jc w:val="center"/>
              <w:rPr>
                <w:ins w:id="164" w:author="LiShijie3/李世杰" w:date="2024-01-24T13:46:00Z"/>
                <w:rFonts w:eastAsiaTheme="majorEastAsia" w:cstheme="minorHAnsi"/>
                <w:sz w:val="18"/>
                <w:szCs w:val="18"/>
                <w:rPrChange w:id="165" w:author="alix\Jie Zhao\赵杰" w:date="2024-02-29T09:57:00Z">
                  <w:rPr>
                    <w:ins w:id="166" w:author="LiShijie3/李世杰" w:date="2024-01-24T13:46:00Z"/>
                    <w:rFonts w:asciiTheme="majorEastAsia" w:eastAsiaTheme="majorEastAsia" w:hAnsiTheme="majorEastAsia" w:cstheme="majorEastAsia"/>
                    <w:szCs w:val="21"/>
                  </w:rPr>
                </w:rPrChange>
              </w:rPr>
              <w:pPrChange w:id="167" w:author="LiShijie3/李世杰" w:date="2024-01-24T13:51:00Z">
                <w:pPr>
                  <w:pStyle w:val="af1"/>
                  <w:spacing w:afterLines="50" w:after="156" w:line="240" w:lineRule="auto"/>
                  <w:ind w:firstLineChars="0" w:firstLine="0"/>
                </w:pPr>
              </w:pPrChange>
            </w:pPr>
            <w:ins w:id="168" w:author="LiShijie3/李世杰" w:date="2024-01-24T13:46:00Z">
              <w:r w:rsidRPr="00867DF0">
                <w:rPr>
                  <w:rFonts w:eastAsiaTheme="majorEastAsia" w:cstheme="minorHAnsi"/>
                  <w:sz w:val="18"/>
                  <w:szCs w:val="18"/>
                  <w:rPrChange w:id="169" w:author="alix\Jie Zhao\赵杰" w:date="2024-02-29T09:57:00Z">
                    <w:rPr>
                      <w:rFonts w:asciiTheme="majorEastAsia" w:eastAsiaTheme="majorEastAsia" w:hAnsiTheme="majorEastAsia" w:cstheme="majorEastAsia"/>
                      <w:szCs w:val="21"/>
                    </w:rPr>
                  </w:rPrChange>
                </w:rPr>
                <w:t>1</w:t>
              </w:r>
            </w:ins>
          </w:p>
        </w:tc>
        <w:tc>
          <w:tcPr>
            <w:tcW w:w="4652" w:type="dxa"/>
            <w:tcPrChange w:id="170" w:author="LiShijie3/李世杰" w:date="2024-01-24T13:51:00Z">
              <w:tcPr>
                <w:tcW w:w="3245" w:type="dxa"/>
              </w:tcPr>
            </w:tcPrChange>
          </w:tcPr>
          <w:p w14:paraId="7AE8802A" w14:textId="77777777" w:rsidR="0037444B" w:rsidRPr="00867DF0" w:rsidRDefault="0037444B" w:rsidP="00517D93">
            <w:pPr>
              <w:pStyle w:val="af1"/>
              <w:spacing w:afterLines="50" w:after="156" w:line="240" w:lineRule="auto"/>
              <w:ind w:firstLineChars="0" w:firstLine="0"/>
              <w:rPr>
                <w:ins w:id="171" w:author="LiShijie3/李世杰" w:date="2024-01-24T13:46:00Z"/>
                <w:rFonts w:asciiTheme="minorEastAsia" w:hAnsiTheme="minorEastAsia" w:cstheme="majorEastAsia"/>
                <w:sz w:val="18"/>
                <w:szCs w:val="18"/>
                <w:rPrChange w:id="172" w:author="alix\Jie Zhao\赵杰" w:date="2024-02-29T09:57:00Z">
                  <w:rPr>
                    <w:ins w:id="173" w:author="LiShijie3/李世杰" w:date="2024-01-24T13:46:00Z"/>
                    <w:rFonts w:asciiTheme="majorEastAsia" w:eastAsiaTheme="majorEastAsia" w:hAnsiTheme="majorEastAsia" w:cstheme="majorEastAsia"/>
                    <w:szCs w:val="21"/>
                  </w:rPr>
                </w:rPrChange>
              </w:rPr>
            </w:pPr>
            <w:ins w:id="174" w:author="LiShijie3/李世杰" w:date="2024-01-24T13:47:00Z">
              <w:r w:rsidRPr="00867DF0">
                <w:rPr>
                  <w:rFonts w:asciiTheme="minorEastAsia" w:hAnsiTheme="minorEastAsia" w:cstheme="majorEastAsia" w:hint="eastAsia"/>
                  <w:sz w:val="18"/>
                  <w:szCs w:val="18"/>
                  <w:rPrChange w:id="175" w:author="alix\Jie Zhao\赵杰" w:date="2024-02-29T09:57:00Z">
                    <w:rPr>
                      <w:rFonts w:asciiTheme="majorEastAsia" w:eastAsiaTheme="majorEastAsia" w:hAnsiTheme="majorEastAsia" w:cstheme="majorEastAsia" w:hint="eastAsia"/>
                      <w:szCs w:val="21"/>
                    </w:rPr>
                  </w:rPrChange>
                </w:rPr>
                <w:t>曲率</w:t>
              </w:r>
            </w:ins>
          </w:p>
        </w:tc>
        <w:tc>
          <w:tcPr>
            <w:tcW w:w="3246" w:type="dxa"/>
            <w:tcPrChange w:id="176" w:author="LiShijie3/李世杰" w:date="2024-01-24T13:51:00Z">
              <w:tcPr>
                <w:tcW w:w="3246" w:type="dxa"/>
              </w:tcPr>
            </w:tcPrChange>
          </w:tcPr>
          <w:p w14:paraId="4489B847" w14:textId="77777777" w:rsidR="0037444B" w:rsidRPr="00867DF0" w:rsidRDefault="0037444B" w:rsidP="00517D93">
            <w:pPr>
              <w:pStyle w:val="af1"/>
              <w:spacing w:afterLines="50" w:after="156" w:line="240" w:lineRule="auto"/>
              <w:ind w:firstLineChars="0" w:firstLine="0"/>
              <w:rPr>
                <w:ins w:id="177" w:author="LiShijie3/李世杰" w:date="2024-01-24T13:46:00Z"/>
                <w:rFonts w:asciiTheme="majorEastAsia" w:eastAsiaTheme="majorEastAsia" w:hAnsiTheme="majorEastAsia" w:cstheme="majorEastAsia"/>
                <w:sz w:val="18"/>
                <w:szCs w:val="18"/>
                <w:rPrChange w:id="178" w:author="alix\Jie Zhao\赵杰" w:date="2024-02-29T09:57:00Z">
                  <w:rPr>
                    <w:ins w:id="179" w:author="LiShijie3/李世杰" w:date="2024-01-24T13:46:00Z"/>
                    <w:rFonts w:asciiTheme="majorEastAsia" w:eastAsiaTheme="majorEastAsia" w:hAnsiTheme="majorEastAsia" w:cstheme="majorEastAsia"/>
                    <w:szCs w:val="21"/>
                  </w:rPr>
                </w:rPrChange>
              </w:rPr>
            </w:pPr>
            <w:ins w:id="180" w:author="LiShijie3/李世杰" w:date="2024-01-24T13:47:00Z">
              <w:r w:rsidRPr="00867DF0">
                <w:rPr>
                  <w:rFonts w:asciiTheme="majorEastAsia" w:eastAsiaTheme="majorEastAsia" w:hAnsiTheme="majorEastAsia" w:cstheme="majorEastAsia" w:hint="eastAsia"/>
                  <w:sz w:val="18"/>
                  <w:szCs w:val="18"/>
                  <w:rPrChange w:id="181" w:author="alix\Jie Zhao\赵杰" w:date="2024-02-29T09:57:00Z">
                    <w:rPr>
                      <w:rFonts w:asciiTheme="majorEastAsia" w:eastAsiaTheme="majorEastAsia" w:hAnsiTheme="majorEastAsia" w:cstheme="majorEastAsia" w:hint="eastAsia"/>
                      <w:szCs w:val="21"/>
                    </w:rPr>
                  </w:rPrChange>
                </w:rPr>
                <w:t>（</w:t>
              </w:r>
              <w:r w:rsidRPr="00867DF0">
                <w:rPr>
                  <w:rFonts w:asciiTheme="majorEastAsia" w:eastAsiaTheme="majorEastAsia" w:hAnsiTheme="majorEastAsia" w:cstheme="majorEastAsia"/>
                  <w:sz w:val="18"/>
                  <w:szCs w:val="18"/>
                  <w:rPrChange w:id="182" w:author="alix\Jie Zhao\赵杰" w:date="2024-02-29T09:57:00Z">
                    <w:rPr>
                      <w:rFonts w:asciiTheme="majorEastAsia" w:eastAsiaTheme="majorEastAsia" w:hAnsiTheme="majorEastAsia" w:cstheme="majorEastAsia"/>
                      <w:szCs w:val="21"/>
                    </w:rPr>
                  </w:rPrChange>
                </w:rPr>
                <w:t>2sigma)≤0.00001</w:t>
              </w:r>
            </w:ins>
          </w:p>
        </w:tc>
      </w:tr>
      <w:tr w:rsidR="0037444B" w:rsidRPr="00616E02" w14:paraId="3F76BC59" w14:textId="77777777" w:rsidTr="0037444B">
        <w:trPr>
          <w:ins w:id="183" w:author="LiShijie3/李世杰" w:date="2024-01-24T13:46:00Z"/>
        </w:trPr>
        <w:tc>
          <w:tcPr>
            <w:tcW w:w="1838" w:type="dxa"/>
            <w:vAlign w:val="center"/>
            <w:tcPrChange w:id="184" w:author="LiShijie3/李世杰" w:date="2024-01-24T13:51:00Z">
              <w:tcPr>
                <w:tcW w:w="3245" w:type="dxa"/>
              </w:tcPr>
            </w:tcPrChange>
          </w:tcPr>
          <w:p w14:paraId="35DE6662" w14:textId="77777777" w:rsidR="0037444B" w:rsidRPr="00867DF0" w:rsidRDefault="0037444B">
            <w:pPr>
              <w:pStyle w:val="af1"/>
              <w:spacing w:afterLines="50" w:after="156" w:line="240" w:lineRule="auto"/>
              <w:ind w:firstLineChars="0" w:firstLine="0"/>
              <w:jc w:val="center"/>
              <w:rPr>
                <w:ins w:id="185" w:author="LiShijie3/李世杰" w:date="2024-01-24T13:46:00Z"/>
                <w:rFonts w:eastAsiaTheme="majorEastAsia" w:cstheme="minorHAnsi"/>
                <w:sz w:val="18"/>
                <w:szCs w:val="18"/>
                <w:rPrChange w:id="186" w:author="alix\Jie Zhao\赵杰" w:date="2024-02-29T09:57:00Z">
                  <w:rPr>
                    <w:ins w:id="187" w:author="LiShijie3/李世杰" w:date="2024-01-24T13:46:00Z"/>
                    <w:rFonts w:asciiTheme="majorEastAsia" w:eastAsiaTheme="majorEastAsia" w:hAnsiTheme="majorEastAsia" w:cstheme="majorEastAsia"/>
                    <w:szCs w:val="21"/>
                  </w:rPr>
                </w:rPrChange>
              </w:rPr>
              <w:pPrChange w:id="188" w:author="LiShijie3/李世杰" w:date="2024-01-24T13:51:00Z">
                <w:pPr>
                  <w:pStyle w:val="af1"/>
                  <w:spacing w:afterLines="50" w:after="156" w:line="240" w:lineRule="auto"/>
                  <w:ind w:firstLineChars="0" w:firstLine="0"/>
                </w:pPr>
              </w:pPrChange>
            </w:pPr>
            <w:ins w:id="189" w:author="LiShijie3/李世杰" w:date="2024-01-24T13:46:00Z">
              <w:r w:rsidRPr="00867DF0">
                <w:rPr>
                  <w:rFonts w:eastAsiaTheme="majorEastAsia" w:cstheme="minorHAnsi"/>
                  <w:sz w:val="18"/>
                  <w:szCs w:val="18"/>
                  <w:rPrChange w:id="190" w:author="alix\Jie Zhao\赵杰" w:date="2024-02-29T09:57:00Z">
                    <w:rPr>
                      <w:rFonts w:asciiTheme="majorEastAsia" w:eastAsiaTheme="majorEastAsia" w:hAnsiTheme="majorEastAsia" w:cstheme="majorEastAsia"/>
                      <w:szCs w:val="21"/>
                    </w:rPr>
                  </w:rPrChange>
                </w:rPr>
                <w:t>2</w:t>
              </w:r>
            </w:ins>
          </w:p>
        </w:tc>
        <w:tc>
          <w:tcPr>
            <w:tcW w:w="4652" w:type="dxa"/>
            <w:tcPrChange w:id="191" w:author="LiShijie3/李世杰" w:date="2024-01-24T13:51:00Z">
              <w:tcPr>
                <w:tcW w:w="3245" w:type="dxa"/>
              </w:tcPr>
            </w:tcPrChange>
          </w:tcPr>
          <w:p w14:paraId="300A9B0A" w14:textId="77777777" w:rsidR="0037444B" w:rsidRPr="00867DF0" w:rsidRDefault="0037444B" w:rsidP="00517D93">
            <w:pPr>
              <w:pStyle w:val="af1"/>
              <w:spacing w:afterLines="50" w:after="156" w:line="240" w:lineRule="auto"/>
              <w:ind w:firstLineChars="0" w:firstLine="0"/>
              <w:rPr>
                <w:ins w:id="192" w:author="LiShijie3/李世杰" w:date="2024-01-24T13:46:00Z"/>
                <w:rFonts w:asciiTheme="minorEastAsia" w:hAnsiTheme="minorEastAsia" w:cstheme="majorEastAsia"/>
                <w:sz w:val="18"/>
                <w:szCs w:val="18"/>
                <w:rPrChange w:id="193" w:author="alix\Jie Zhao\赵杰" w:date="2024-02-29T09:57:00Z">
                  <w:rPr>
                    <w:ins w:id="194" w:author="LiShijie3/李世杰" w:date="2024-01-24T13:46:00Z"/>
                    <w:rFonts w:asciiTheme="majorEastAsia" w:eastAsiaTheme="majorEastAsia" w:hAnsiTheme="majorEastAsia" w:cstheme="majorEastAsia"/>
                    <w:szCs w:val="21"/>
                  </w:rPr>
                </w:rPrChange>
              </w:rPr>
            </w:pPr>
            <w:ins w:id="195" w:author="LiShijie3/李世杰" w:date="2024-01-24T13:47:00Z">
              <w:r w:rsidRPr="00867DF0">
                <w:rPr>
                  <w:rFonts w:asciiTheme="minorEastAsia" w:hAnsiTheme="minorEastAsia" w:cstheme="majorEastAsia" w:hint="eastAsia"/>
                  <w:sz w:val="18"/>
                  <w:szCs w:val="18"/>
                  <w:rPrChange w:id="196" w:author="alix\Jie Zhao\赵杰" w:date="2024-02-29T09:57:00Z">
                    <w:rPr>
                      <w:rFonts w:asciiTheme="majorEastAsia" w:eastAsiaTheme="majorEastAsia" w:hAnsiTheme="majorEastAsia" w:cstheme="majorEastAsia" w:hint="eastAsia"/>
                      <w:szCs w:val="21"/>
                    </w:rPr>
                  </w:rPrChange>
                </w:rPr>
                <w:t>航向</w:t>
              </w:r>
            </w:ins>
          </w:p>
        </w:tc>
        <w:tc>
          <w:tcPr>
            <w:tcW w:w="3246" w:type="dxa"/>
            <w:tcPrChange w:id="197" w:author="LiShijie3/李世杰" w:date="2024-01-24T13:51:00Z">
              <w:tcPr>
                <w:tcW w:w="3246" w:type="dxa"/>
              </w:tcPr>
            </w:tcPrChange>
          </w:tcPr>
          <w:p w14:paraId="21EA9584" w14:textId="77777777" w:rsidR="0037444B" w:rsidRPr="00867DF0" w:rsidRDefault="0037444B" w:rsidP="00517D93">
            <w:pPr>
              <w:pStyle w:val="af1"/>
              <w:spacing w:afterLines="50" w:after="156" w:line="240" w:lineRule="auto"/>
              <w:ind w:firstLineChars="0" w:firstLine="0"/>
              <w:rPr>
                <w:ins w:id="198" w:author="LiShijie3/李世杰" w:date="2024-01-24T13:46:00Z"/>
                <w:rFonts w:asciiTheme="majorEastAsia" w:eastAsiaTheme="majorEastAsia" w:hAnsiTheme="majorEastAsia" w:cstheme="majorEastAsia"/>
                <w:sz w:val="18"/>
                <w:szCs w:val="18"/>
                <w:rPrChange w:id="199" w:author="alix\Jie Zhao\赵杰" w:date="2024-02-29T09:57:00Z">
                  <w:rPr>
                    <w:ins w:id="200" w:author="LiShijie3/李世杰" w:date="2024-01-24T13:46:00Z"/>
                    <w:rFonts w:asciiTheme="majorEastAsia" w:eastAsiaTheme="majorEastAsia" w:hAnsiTheme="majorEastAsia" w:cstheme="majorEastAsia"/>
                    <w:szCs w:val="21"/>
                  </w:rPr>
                </w:rPrChange>
              </w:rPr>
            </w:pPr>
            <w:ins w:id="201" w:author="LiShijie3/李世杰" w:date="2024-01-24T13:48:00Z">
              <w:r w:rsidRPr="00867DF0">
                <w:rPr>
                  <w:rFonts w:asciiTheme="majorEastAsia" w:eastAsiaTheme="majorEastAsia" w:hAnsiTheme="majorEastAsia" w:cstheme="majorEastAsia" w:hint="eastAsia"/>
                  <w:sz w:val="18"/>
                  <w:szCs w:val="18"/>
                  <w:rPrChange w:id="202" w:author="alix\Jie Zhao\赵杰" w:date="2024-02-29T09:57:00Z">
                    <w:rPr>
                      <w:rFonts w:asciiTheme="majorEastAsia" w:eastAsiaTheme="majorEastAsia" w:hAnsiTheme="majorEastAsia" w:cstheme="majorEastAsia" w:hint="eastAsia"/>
                      <w:szCs w:val="21"/>
                    </w:rPr>
                  </w:rPrChange>
                </w:rPr>
                <w:t>（</w:t>
              </w:r>
              <w:r w:rsidRPr="00867DF0">
                <w:rPr>
                  <w:rFonts w:asciiTheme="majorEastAsia" w:eastAsiaTheme="majorEastAsia" w:hAnsiTheme="majorEastAsia" w:cstheme="majorEastAsia"/>
                  <w:sz w:val="18"/>
                  <w:szCs w:val="18"/>
                  <w:rPrChange w:id="203" w:author="alix\Jie Zhao\赵杰" w:date="2024-02-29T09:57:00Z">
                    <w:rPr>
                      <w:rFonts w:asciiTheme="majorEastAsia" w:eastAsiaTheme="majorEastAsia" w:hAnsiTheme="majorEastAsia" w:cstheme="majorEastAsia"/>
                      <w:szCs w:val="21"/>
                    </w:rPr>
                  </w:rPrChange>
                </w:rPr>
                <w:t>2sigma)≤0.000001°</w:t>
              </w:r>
            </w:ins>
          </w:p>
        </w:tc>
      </w:tr>
      <w:tr w:rsidR="0037444B" w14:paraId="4580A9B2" w14:textId="77777777" w:rsidTr="0037444B">
        <w:trPr>
          <w:ins w:id="204" w:author="LiShijie3/李世杰" w:date="2024-01-24T13:46:00Z"/>
        </w:trPr>
        <w:tc>
          <w:tcPr>
            <w:tcW w:w="1838" w:type="dxa"/>
            <w:vAlign w:val="center"/>
            <w:tcPrChange w:id="205" w:author="LiShijie3/李世杰" w:date="2024-01-24T13:51:00Z">
              <w:tcPr>
                <w:tcW w:w="3245" w:type="dxa"/>
              </w:tcPr>
            </w:tcPrChange>
          </w:tcPr>
          <w:p w14:paraId="4924828A" w14:textId="77777777" w:rsidR="0037444B" w:rsidRPr="00867DF0" w:rsidRDefault="0037444B">
            <w:pPr>
              <w:pStyle w:val="af1"/>
              <w:spacing w:afterLines="50" w:after="156" w:line="240" w:lineRule="auto"/>
              <w:ind w:firstLineChars="0" w:firstLine="0"/>
              <w:jc w:val="center"/>
              <w:rPr>
                <w:ins w:id="206" w:author="LiShijie3/李世杰" w:date="2024-01-24T13:46:00Z"/>
                <w:rFonts w:eastAsiaTheme="majorEastAsia" w:cstheme="minorHAnsi"/>
                <w:sz w:val="18"/>
                <w:szCs w:val="18"/>
                <w:rPrChange w:id="207" w:author="alix\Jie Zhao\赵杰" w:date="2024-02-29T09:57:00Z">
                  <w:rPr>
                    <w:ins w:id="208" w:author="LiShijie3/李世杰" w:date="2024-01-24T13:46:00Z"/>
                    <w:rFonts w:asciiTheme="majorEastAsia" w:eastAsiaTheme="majorEastAsia" w:hAnsiTheme="majorEastAsia" w:cstheme="majorEastAsia"/>
                    <w:szCs w:val="21"/>
                  </w:rPr>
                </w:rPrChange>
              </w:rPr>
              <w:pPrChange w:id="209" w:author="LiShijie3/李世杰" w:date="2024-01-24T13:51:00Z">
                <w:pPr>
                  <w:pStyle w:val="af1"/>
                  <w:spacing w:afterLines="50" w:after="156" w:line="240" w:lineRule="auto"/>
                  <w:ind w:firstLineChars="0" w:firstLine="0"/>
                </w:pPr>
              </w:pPrChange>
            </w:pPr>
            <w:ins w:id="210" w:author="LiShijie3/李世杰" w:date="2024-01-24T13:46:00Z">
              <w:r w:rsidRPr="00867DF0">
                <w:rPr>
                  <w:rFonts w:eastAsiaTheme="majorEastAsia" w:cstheme="minorHAnsi"/>
                  <w:sz w:val="18"/>
                  <w:szCs w:val="18"/>
                  <w:rPrChange w:id="211" w:author="alix\Jie Zhao\赵杰" w:date="2024-02-29T09:57:00Z">
                    <w:rPr>
                      <w:rFonts w:asciiTheme="majorEastAsia" w:eastAsiaTheme="majorEastAsia" w:hAnsiTheme="majorEastAsia" w:cstheme="majorEastAsia"/>
                      <w:szCs w:val="21"/>
                    </w:rPr>
                  </w:rPrChange>
                </w:rPr>
                <w:t>3</w:t>
              </w:r>
            </w:ins>
          </w:p>
        </w:tc>
        <w:tc>
          <w:tcPr>
            <w:tcW w:w="4652" w:type="dxa"/>
            <w:tcPrChange w:id="212" w:author="LiShijie3/李世杰" w:date="2024-01-24T13:51:00Z">
              <w:tcPr>
                <w:tcW w:w="3245" w:type="dxa"/>
              </w:tcPr>
            </w:tcPrChange>
          </w:tcPr>
          <w:p w14:paraId="18B0CAAB" w14:textId="77777777" w:rsidR="0037444B" w:rsidRPr="00867DF0" w:rsidRDefault="0037444B" w:rsidP="00517D93">
            <w:pPr>
              <w:pStyle w:val="af1"/>
              <w:spacing w:afterLines="50" w:after="156" w:line="240" w:lineRule="auto"/>
              <w:ind w:firstLineChars="0" w:firstLine="0"/>
              <w:rPr>
                <w:ins w:id="213" w:author="LiShijie3/李世杰" w:date="2024-01-24T13:46:00Z"/>
                <w:rFonts w:asciiTheme="minorEastAsia" w:hAnsiTheme="minorEastAsia" w:cstheme="majorEastAsia"/>
                <w:sz w:val="18"/>
                <w:szCs w:val="18"/>
                <w:rPrChange w:id="214" w:author="alix\Jie Zhao\赵杰" w:date="2024-02-29T09:57:00Z">
                  <w:rPr>
                    <w:ins w:id="215" w:author="LiShijie3/李世杰" w:date="2024-01-24T13:46:00Z"/>
                    <w:rFonts w:asciiTheme="majorEastAsia" w:eastAsiaTheme="majorEastAsia" w:hAnsiTheme="majorEastAsia" w:cstheme="majorEastAsia"/>
                    <w:szCs w:val="21"/>
                  </w:rPr>
                </w:rPrChange>
              </w:rPr>
            </w:pPr>
            <w:ins w:id="216" w:author="LiShijie3/李世杰" w:date="2024-01-24T13:47:00Z">
              <w:r w:rsidRPr="00867DF0">
                <w:rPr>
                  <w:rFonts w:asciiTheme="minorEastAsia" w:hAnsiTheme="minorEastAsia" w:cstheme="majorEastAsia" w:hint="eastAsia"/>
                  <w:sz w:val="18"/>
                  <w:szCs w:val="18"/>
                  <w:rPrChange w:id="217" w:author="alix\Jie Zhao\赵杰" w:date="2024-02-29T09:57:00Z">
                    <w:rPr>
                      <w:rFonts w:asciiTheme="majorEastAsia" w:eastAsiaTheme="majorEastAsia" w:hAnsiTheme="majorEastAsia" w:cstheme="majorEastAsia" w:hint="eastAsia"/>
                      <w:szCs w:val="21"/>
                    </w:rPr>
                  </w:rPrChange>
                </w:rPr>
                <w:t>横</w:t>
              </w:r>
            </w:ins>
            <w:ins w:id="218" w:author="LiShijie3/李世杰" w:date="2024-01-24T13:48:00Z">
              <w:r w:rsidRPr="00867DF0">
                <w:rPr>
                  <w:rFonts w:asciiTheme="minorEastAsia" w:hAnsiTheme="minorEastAsia" w:cstheme="majorEastAsia" w:hint="eastAsia"/>
                  <w:sz w:val="18"/>
                  <w:szCs w:val="18"/>
                  <w:rPrChange w:id="219" w:author="alix\Jie Zhao\赵杰" w:date="2024-02-29T09:57:00Z">
                    <w:rPr>
                      <w:rFonts w:asciiTheme="majorEastAsia" w:eastAsiaTheme="majorEastAsia" w:hAnsiTheme="majorEastAsia" w:cstheme="majorEastAsia" w:hint="eastAsia"/>
                      <w:szCs w:val="21"/>
                    </w:rPr>
                  </w:rPrChange>
                </w:rPr>
                <w:t>、纵</w:t>
              </w:r>
            </w:ins>
            <w:ins w:id="220" w:author="LiShijie3/李世杰" w:date="2024-01-24T13:47:00Z">
              <w:r w:rsidRPr="00867DF0">
                <w:rPr>
                  <w:rFonts w:asciiTheme="minorEastAsia" w:hAnsiTheme="minorEastAsia" w:cstheme="majorEastAsia" w:hint="eastAsia"/>
                  <w:sz w:val="18"/>
                  <w:szCs w:val="18"/>
                  <w:rPrChange w:id="221" w:author="alix\Jie Zhao\赵杰" w:date="2024-02-29T09:57:00Z">
                    <w:rPr>
                      <w:rFonts w:asciiTheme="majorEastAsia" w:eastAsiaTheme="majorEastAsia" w:hAnsiTheme="majorEastAsia" w:cstheme="majorEastAsia" w:hint="eastAsia"/>
                      <w:szCs w:val="21"/>
                    </w:rPr>
                  </w:rPrChange>
                </w:rPr>
                <w:t>坡</w:t>
              </w:r>
            </w:ins>
          </w:p>
        </w:tc>
        <w:tc>
          <w:tcPr>
            <w:tcW w:w="3246" w:type="dxa"/>
            <w:tcPrChange w:id="222" w:author="LiShijie3/李世杰" w:date="2024-01-24T13:51:00Z">
              <w:tcPr>
                <w:tcW w:w="3246" w:type="dxa"/>
              </w:tcPr>
            </w:tcPrChange>
          </w:tcPr>
          <w:p w14:paraId="515BB020" w14:textId="3079FB0F" w:rsidR="0037444B" w:rsidRPr="00867DF0" w:rsidRDefault="0037444B" w:rsidP="00517D93">
            <w:pPr>
              <w:pStyle w:val="af1"/>
              <w:spacing w:afterLines="50" w:after="156" w:line="240" w:lineRule="auto"/>
              <w:ind w:firstLineChars="0" w:firstLine="0"/>
              <w:rPr>
                <w:ins w:id="223" w:author="LiShijie3/李世杰" w:date="2024-01-24T13:46:00Z"/>
                <w:rFonts w:asciiTheme="majorEastAsia" w:eastAsiaTheme="majorEastAsia" w:hAnsiTheme="majorEastAsia" w:cstheme="majorEastAsia"/>
                <w:sz w:val="18"/>
                <w:szCs w:val="18"/>
                <w:rPrChange w:id="224" w:author="alix\Jie Zhao\赵杰" w:date="2024-02-29T09:57:00Z">
                  <w:rPr>
                    <w:ins w:id="225" w:author="LiShijie3/李世杰" w:date="2024-01-24T13:46:00Z"/>
                    <w:rFonts w:asciiTheme="majorEastAsia" w:eastAsiaTheme="majorEastAsia" w:hAnsiTheme="majorEastAsia" w:cstheme="majorEastAsia"/>
                    <w:szCs w:val="21"/>
                  </w:rPr>
                </w:rPrChange>
              </w:rPr>
            </w:pPr>
            <w:ins w:id="226" w:author="LiShijie3/李世杰" w:date="2024-01-24T13:48:00Z">
              <w:r w:rsidRPr="00867DF0">
                <w:rPr>
                  <w:rFonts w:asciiTheme="majorEastAsia" w:eastAsiaTheme="majorEastAsia" w:hAnsiTheme="majorEastAsia" w:cstheme="majorEastAsia" w:hint="eastAsia"/>
                  <w:sz w:val="18"/>
                  <w:szCs w:val="18"/>
                  <w:rPrChange w:id="227" w:author="alix\Jie Zhao\赵杰" w:date="2024-02-29T09:57:00Z">
                    <w:rPr>
                      <w:rFonts w:asciiTheme="majorEastAsia" w:eastAsiaTheme="majorEastAsia" w:hAnsiTheme="majorEastAsia" w:cstheme="majorEastAsia" w:hint="eastAsia"/>
                      <w:szCs w:val="21"/>
                    </w:rPr>
                  </w:rPrChange>
                </w:rPr>
                <w:t>（</w:t>
              </w:r>
              <w:r w:rsidRPr="00867DF0">
                <w:rPr>
                  <w:rFonts w:asciiTheme="majorEastAsia" w:eastAsiaTheme="majorEastAsia" w:hAnsiTheme="majorEastAsia" w:cstheme="majorEastAsia"/>
                  <w:sz w:val="18"/>
                  <w:szCs w:val="18"/>
                  <w:rPrChange w:id="228" w:author="alix\Jie Zhao\赵杰" w:date="2024-02-29T09:57:00Z">
                    <w:rPr>
                      <w:rFonts w:asciiTheme="majorEastAsia" w:eastAsiaTheme="majorEastAsia" w:hAnsiTheme="majorEastAsia" w:cstheme="majorEastAsia"/>
                      <w:szCs w:val="21"/>
                    </w:rPr>
                  </w:rPrChange>
                </w:rPr>
                <w:t>2sigma)≤0.</w:t>
              </w:r>
            </w:ins>
            <w:ins w:id="229" w:author="alix\Jie Zhao\赵杰" w:date="2024-02-29T09:58:00Z">
              <w:r w:rsidR="00867DF0">
                <w:rPr>
                  <w:rFonts w:asciiTheme="majorEastAsia" w:eastAsiaTheme="majorEastAsia" w:hAnsiTheme="majorEastAsia" w:cstheme="majorEastAsia"/>
                  <w:sz w:val="18"/>
                  <w:szCs w:val="18"/>
                </w:rPr>
                <w:t>2</w:t>
              </w:r>
              <w:r w:rsidR="00867DF0">
                <w:rPr>
                  <w:rFonts w:asciiTheme="majorEastAsia" w:eastAsiaTheme="majorEastAsia" w:hAnsiTheme="majorEastAsia" w:cstheme="majorEastAsia" w:hint="eastAsia"/>
                  <w:sz w:val="18"/>
                  <w:szCs w:val="18"/>
                </w:rPr>
                <w:t>°</w:t>
              </w:r>
            </w:ins>
            <w:ins w:id="230" w:author="LiShijie3/李世杰" w:date="2024-01-24T13:48:00Z">
              <w:del w:id="231" w:author="alix\Jie Zhao\赵杰" w:date="2024-02-29T09:58:00Z">
                <w:r w:rsidRPr="00867DF0" w:rsidDel="00867DF0">
                  <w:rPr>
                    <w:rFonts w:asciiTheme="majorEastAsia" w:eastAsiaTheme="majorEastAsia" w:hAnsiTheme="majorEastAsia" w:cstheme="majorEastAsia"/>
                    <w:sz w:val="18"/>
                    <w:szCs w:val="18"/>
                    <w:rPrChange w:id="232" w:author="alix\Jie Zhao\赵杰" w:date="2024-02-29T09:57:00Z">
                      <w:rPr>
                        <w:rFonts w:asciiTheme="majorEastAsia" w:eastAsiaTheme="majorEastAsia" w:hAnsiTheme="majorEastAsia" w:cstheme="majorEastAsia"/>
                        <w:szCs w:val="21"/>
                      </w:rPr>
                    </w:rPrChange>
                  </w:rPr>
                  <w:delText>1"</w:delText>
                </w:r>
              </w:del>
            </w:ins>
          </w:p>
        </w:tc>
      </w:tr>
    </w:tbl>
    <w:p w14:paraId="73FAE4FB" w14:textId="77777777" w:rsidR="00E649D5" w:rsidRPr="00517D93" w:rsidRDefault="001E4860">
      <w:pPr>
        <w:pStyle w:val="af1"/>
        <w:spacing w:afterLines="50" w:after="156" w:line="240" w:lineRule="auto"/>
        <w:ind w:firstLineChars="0"/>
        <w:rPr>
          <w:ins w:id="233" w:author="赵杰" w:date="2024-01-19T09:23:00Z"/>
          <w:rFonts w:asciiTheme="majorEastAsia" w:eastAsiaTheme="majorEastAsia" w:hAnsiTheme="majorEastAsia" w:cstheme="majorEastAsia"/>
          <w:szCs w:val="21"/>
          <w:rPrChange w:id="234" w:author="LiShijie3/李世杰" w:date="2024-01-24T11:16:00Z">
            <w:rPr>
              <w:ins w:id="235" w:author="赵杰" w:date="2024-01-19T09:23:00Z"/>
              <w:rFonts w:ascii="宋体" w:hAnsi="宋体" w:cs="宋体"/>
              <w:kern w:val="0"/>
              <w:sz w:val="24"/>
              <w:szCs w:val="24"/>
            </w:rPr>
          </w:rPrChange>
        </w:rPr>
        <w:pPrChange w:id="236" w:author="LiShijie3/李世杰" w:date="2024-01-24T11:16:00Z">
          <w:pPr>
            <w:widowControl/>
            <w:spacing w:line="360" w:lineRule="auto"/>
            <w:ind w:firstLineChars="200" w:firstLine="480"/>
            <w:jc w:val="left"/>
          </w:pPr>
        </w:pPrChange>
      </w:pPr>
      <w:ins w:id="237" w:author="赵杰" w:date="2024-01-19T09:23:00Z">
        <w:del w:id="238" w:author="曾勇" w:date="2024-01-19T09:54:00Z">
          <w:r w:rsidRPr="00517D93">
            <w:rPr>
              <w:rFonts w:asciiTheme="majorEastAsia" w:eastAsiaTheme="majorEastAsia" w:hAnsiTheme="majorEastAsia" w:cstheme="majorEastAsia"/>
              <w:szCs w:val="21"/>
              <w:rPrChange w:id="239" w:author="LiShijie3/李世杰" w:date="2024-01-24T11:16:00Z">
                <w:rPr>
                  <w:rFonts w:ascii="宋体" w:hAnsi="宋体" w:cs="宋体"/>
                  <w:kern w:val="0"/>
                  <w:sz w:val="24"/>
                  <w:szCs w:val="24"/>
                  <w:lang w:bidi="ar"/>
                </w:rPr>
              </w:rPrChange>
            </w:rPr>
            <w:delText>.</w:delText>
          </w:r>
        </w:del>
      </w:ins>
    </w:p>
    <w:p w14:paraId="7B2F70C8" w14:textId="77777777" w:rsidR="00E649D5" w:rsidRPr="00517D93" w:rsidDel="0037444B" w:rsidRDefault="001E4860">
      <w:pPr>
        <w:pStyle w:val="af1"/>
        <w:numPr>
          <w:ilvl w:val="3"/>
          <w:numId w:val="6"/>
        </w:numPr>
        <w:spacing w:afterLines="50" w:after="156" w:line="240" w:lineRule="auto"/>
        <w:ind w:firstLineChars="0"/>
        <w:rPr>
          <w:ins w:id="240" w:author="赵杰" w:date="2024-01-19T09:23:00Z"/>
          <w:del w:id="241" w:author="LiShijie3/李世杰" w:date="2024-01-24T13:48:00Z"/>
          <w:rFonts w:asciiTheme="majorEastAsia" w:eastAsiaTheme="majorEastAsia" w:hAnsiTheme="majorEastAsia" w:cstheme="majorEastAsia"/>
          <w:szCs w:val="21"/>
          <w:rPrChange w:id="242" w:author="LiShijie3/李世杰" w:date="2024-01-24T11:19:00Z">
            <w:rPr>
              <w:ins w:id="243" w:author="赵杰" w:date="2024-01-19T09:23:00Z"/>
              <w:del w:id="244" w:author="LiShijie3/李世杰" w:date="2024-01-24T13:48:00Z"/>
              <w:rFonts w:ascii="宋体" w:hAnsi="宋体" w:cs="宋体"/>
              <w:kern w:val="0"/>
              <w:sz w:val="24"/>
              <w:szCs w:val="24"/>
            </w:rPr>
          </w:rPrChange>
        </w:rPr>
        <w:pPrChange w:id="245" w:author="LiShijie3/李世杰" w:date="2024-01-24T13:50:00Z">
          <w:pPr>
            <w:widowControl/>
            <w:spacing w:line="360" w:lineRule="auto"/>
            <w:ind w:firstLineChars="200" w:firstLine="480"/>
            <w:jc w:val="left"/>
          </w:pPr>
        </w:pPrChange>
      </w:pPr>
      <w:ins w:id="246" w:author="赵杰" w:date="2024-01-19T09:23:00Z">
        <w:del w:id="247" w:author="LiShijie3/李世杰" w:date="2024-01-24T13:48:00Z">
          <w:r w:rsidRPr="00517D93" w:rsidDel="0037444B">
            <w:rPr>
              <w:rFonts w:asciiTheme="majorEastAsia" w:eastAsiaTheme="majorEastAsia" w:hAnsiTheme="majorEastAsia" w:cstheme="majorEastAsia" w:hint="eastAsia"/>
              <w:szCs w:val="21"/>
              <w:rPrChange w:id="248" w:author="LiShijie3/李世杰" w:date="2024-01-24T11:19:00Z">
                <w:rPr>
                  <w:rFonts w:ascii="宋体" w:hAnsi="宋体" w:cs="宋体" w:hint="eastAsia"/>
                  <w:kern w:val="0"/>
                  <w:sz w:val="24"/>
                  <w:szCs w:val="24"/>
                  <w:lang w:bidi="ar"/>
                </w:rPr>
              </w:rPrChange>
            </w:rPr>
            <w:delText>曲率（</w:delText>
          </w:r>
          <w:r w:rsidRPr="00517D93" w:rsidDel="0037444B">
            <w:rPr>
              <w:rFonts w:asciiTheme="majorEastAsia" w:eastAsiaTheme="majorEastAsia" w:hAnsiTheme="majorEastAsia" w:cstheme="majorEastAsia"/>
              <w:szCs w:val="21"/>
              <w:rPrChange w:id="249" w:author="LiShijie3/李世杰" w:date="2024-01-24T11:19:00Z">
                <w:rPr>
                  <w:rFonts w:ascii="宋体" w:hAnsi="宋体" w:cs="宋体"/>
                  <w:kern w:val="0"/>
                  <w:sz w:val="24"/>
                  <w:szCs w:val="24"/>
                  <w:lang w:bidi="ar"/>
                </w:rPr>
              </w:rPrChange>
            </w:rPr>
            <w:delText>2sigma)≤0.00001;</w:delText>
          </w:r>
        </w:del>
      </w:ins>
    </w:p>
    <w:p w14:paraId="6606B5BF" w14:textId="77777777" w:rsidR="00E649D5" w:rsidRPr="00517D93" w:rsidDel="0037444B" w:rsidRDefault="001E4860">
      <w:pPr>
        <w:pStyle w:val="af1"/>
        <w:numPr>
          <w:ilvl w:val="3"/>
          <w:numId w:val="6"/>
        </w:numPr>
        <w:spacing w:afterLines="50" w:after="156" w:line="240" w:lineRule="auto"/>
        <w:ind w:firstLineChars="0"/>
        <w:rPr>
          <w:ins w:id="250" w:author="赵杰" w:date="2024-01-19T09:23:00Z"/>
          <w:del w:id="251" w:author="LiShijie3/李世杰" w:date="2024-01-24T13:48:00Z"/>
          <w:rFonts w:asciiTheme="majorEastAsia" w:eastAsiaTheme="majorEastAsia" w:hAnsiTheme="majorEastAsia" w:cstheme="majorEastAsia"/>
          <w:szCs w:val="21"/>
          <w:rPrChange w:id="252" w:author="LiShijie3/李世杰" w:date="2024-01-24T11:19:00Z">
            <w:rPr>
              <w:ins w:id="253" w:author="赵杰" w:date="2024-01-19T09:23:00Z"/>
              <w:del w:id="254" w:author="LiShijie3/李世杰" w:date="2024-01-24T13:48:00Z"/>
              <w:rFonts w:ascii="宋体" w:hAnsi="宋体" w:cs="宋体"/>
              <w:kern w:val="0"/>
              <w:sz w:val="24"/>
              <w:szCs w:val="24"/>
            </w:rPr>
          </w:rPrChange>
        </w:rPr>
        <w:pPrChange w:id="255" w:author="LiShijie3/李世杰" w:date="2024-01-24T13:50:00Z">
          <w:pPr>
            <w:widowControl/>
            <w:spacing w:line="360" w:lineRule="auto"/>
            <w:ind w:firstLineChars="200" w:firstLine="480"/>
            <w:jc w:val="left"/>
          </w:pPr>
        </w:pPrChange>
      </w:pPr>
      <w:ins w:id="256" w:author="赵杰" w:date="2024-01-19T09:23:00Z">
        <w:del w:id="257" w:author="LiShijie3/李世杰" w:date="2024-01-24T13:48:00Z">
          <w:r w:rsidRPr="00517D93" w:rsidDel="0037444B">
            <w:rPr>
              <w:rFonts w:asciiTheme="majorEastAsia" w:eastAsiaTheme="majorEastAsia" w:hAnsiTheme="majorEastAsia" w:cstheme="majorEastAsia" w:hint="eastAsia"/>
              <w:szCs w:val="21"/>
              <w:rPrChange w:id="258" w:author="LiShijie3/李世杰" w:date="2024-01-24T11:19:00Z">
                <w:rPr>
                  <w:rFonts w:ascii="宋体" w:hAnsi="宋体" w:cs="宋体" w:hint="eastAsia"/>
                  <w:kern w:val="0"/>
                  <w:sz w:val="24"/>
                  <w:szCs w:val="24"/>
                  <w:lang w:bidi="ar"/>
                </w:rPr>
              </w:rPrChange>
            </w:rPr>
            <w:delText>航向（</w:delText>
          </w:r>
          <w:r w:rsidRPr="00517D93" w:rsidDel="0037444B">
            <w:rPr>
              <w:rFonts w:asciiTheme="majorEastAsia" w:eastAsiaTheme="majorEastAsia" w:hAnsiTheme="majorEastAsia" w:cstheme="majorEastAsia"/>
              <w:szCs w:val="21"/>
              <w:rPrChange w:id="259" w:author="LiShijie3/李世杰" w:date="2024-01-24T11:19:00Z">
                <w:rPr>
                  <w:rFonts w:ascii="宋体" w:hAnsi="宋体" w:cs="宋体"/>
                  <w:kern w:val="0"/>
                  <w:sz w:val="24"/>
                  <w:szCs w:val="24"/>
                  <w:lang w:bidi="ar"/>
                </w:rPr>
              </w:rPrChange>
            </w:rPr>
            <w:delText>2sigma)≤0.000001°;</w:delText>
          </w:r>
        </w:del>
      </w:ins>
    </w:p>
    <w:p w14:paraId="2A773B6D" w14:textId="77777777" w:rsidR="00E649D5" w:rsidRPr="00517D93" w:rsidDel="0037444B" w:rsidRDefault="001E4860">
      <w:pPr>
        <w:pStyle w:val="af1"/>
        <w:numPr>
          <w:ilvl w:val="3"/>
          <w:numId w:val="6"/>
        </w:numPr>
        <w:spacing w:afterLines="50" w:after="156" w:line="240" w:lineRule="auto"/>
        <w:ind w:firstLineChars="0"/>
        <w:rPr>
          <w:ins w:id="260" w:author="赵杰" w:date="2024-01-19T09:23:00Z"/>
          <w:del w:id="261" w:author="LiShijie3/李世杰" w:date="2024-01-24T13:48:00Z"/>
          <w:rFonts w:asciiTheme="majorEastAsia" w:eastAsiaTheme="majorEastAsia" w:hAnsiTheme="majorEastAsia" w:cstheme="majorEastAsia"/>
          <w:szCs w:val="21"/>
          <w:rPrChange w:id="262" w:author="LiShijie3/李世杰" w:date="2024-01-24T11:19:00Z">
            <w:rPr>
              <w:ins w:id="263" w:author="赵杰" w:date="2024-01-19T09:23:00Z"/>
              <w:del w:id="264" w:author="LiShijie3/李世杰" w:date="2024-01-24T13:48:00Z"/>
              <w:rFonts w:ascii="宋体" w:hAnsi="宋体" w:cs="宋体"/>
              <w:kern w:val="0"/>
              <w:sz w:val="24"/>
              <w:szCs w:val="24"/>
            </w:rPr>
          </w:rPrChange>
        </w:rPr>
        <w:pPrChange w:id="265" w:author="LiShijie3/李世杰" w:date="2024-01-24T13:50:00Z">
          <w:pPr>
            <w:widowControl/>
            <w:spacing w:line="360" w:lineRule="auto"/>
            <w:ind w:firstLineChars="200" w:firstLine="480"/>
            <w:jc w:val="left"/>
          </w:pPr>
        </w:pPrChange>
      </w:pPr>
      <w:ins w:id="266" w:author="赵杰" w:date="2024-01-19T09:23:00Z">
        <w:del w:id="267" w:author="LiShijie3/李世杰" w:date="2024-01-24T13:48:00Z">
          <w:r w:rsidRPr="00517D93" w:rsidDel="0037444B">
            <w:rPr>
              <w:rFonts w:asciiTheme="majorEastAsia" w:eastAsiaTheme="majorEastAsia" w:hAnsiTheme="majorEastAsia" w:cstheme="majorEastAsia" w:hint="eastAsia"/>
              <w:szCs w:val="21"/>
              <w:rPrChange w:id="268" w:author="LiShijie3/李世杰" w:date="2024-01-24T11:19:00Z">
                <w:rPr>
                  <w:rFonts w:ascii="宋体" w:hAnsi="宋体" w:cs="宋体" w:hint="eastAsia"/>
                  <w:kern w:val="0"/>
                  <w:sz w:val="24"/>
                  <w:szCs w:val="24"/>
                  <w:lang w:bidi="ar"/>
                </w:rPr>
              </w:rPrChange>
            </w:rPr>
            <w:delText>横坡（</w:delText>
          </w:r>
          <w:r w:rsidRPr="00517D93" w:rsidDel="0037444B">
            <w:rPr>
              <w:rFonts w:asciiTheme="majorEastAsia" w:eastAsiaTheme="majorEastAsia" w:hAnsiTheme="majorEastAsia" w:cstheme="majorEastAsia"/>
              <w:szCs w:val="21"/>
              <w:rPrChange w:id="269" w:author="LiShijie3/李世杰" w:date="2024-01-24T11:19:00Z">
                <w:rPr>
                  <w:rFonts w:ascii="宋体" w:hAnsi="宋体" w:cs="宋体"/>
                  <w:kern w:val="0"/>
                  <w:sz w:val="24"/>
                  <w:szCs w:val="24"/>
                  <w:lang w:bidi="ar"/>
                </w:rPr>
              </w:rPrChange>
            </w:rPr>
            <w:delText>2sigma)≤0.1";</w:delText>
          </w:r>
        </w:del>
      </w:ins>
    </w:p>
    <w:p w14:paraId="3B2F92AC" w14:textId="77777777" w:rsidR="00E649D5" w:rsidRPr="00517D93" w:rsidDel="0037444B" w:rsidRDefault="001E4860">
      <w:pPr>
        <w:pStyle w:val="af1"/>
        <w:numPr>
          <w:ilvl w:val="3"/>
          <w:numId w:val="6"/>
        </w:numPr>
        <w:spacing w:afterLines="50" w:after="156" w:line="240" w:lineRule="auto"/>
        <w:ind w:firstLineChars="0"/>
        <w:rPr>
          <w:ins w:id="270" w:author="赵杰" w:date="2024-01-19T09:23:00Z"/>
          <w:del w:id="271" w:author="LiShijie3/李世杰" w:date="2024-01-24T13:48:00Z"/>
          <w:rFonts w:asciiTheme="majorEastAsia" w:eastAsiaTheme="majorEastAsia" w:hAnsiTheme="majorEastAsia" w:cstheme="majorEastAsia"/>
          <w:szCs w:val="21"/>
          <w:rPrChange w:id="272" w:author="LiShijie3/李世杰" w:date="2024-01-24T11:19:00Z">
            <w:rPr>
              <w:ins w:id="273" w:author="赵杰" w:date="2024-01-19T09:23:00Z"/>
              <w:del w:id="274" w:author="LiShijie3/李世杰" w:date="2024-01-24T13:48:00Z"/>
              <w:rFonts w:ascii="宋体" w:hAnsi="宋体" w:cs="宋体"/>
              <w:kern w:val="0"/>
              <w:sz w:val="24"/>
              <w:szCs w:val="24"/>
            </w:rPr>
          </w:rPrChange>
        </w:rPr>
        <w:pPrChange w:id="275" w:author="LiShijie3/李世杰" w:date="2024-01-24T13:50:00Z">
          <w:pPr>
            <w:widowControl/>
            <w:spacing w:line="360" w:lineRule="auto"/>
            <w:ind w:firstLineChars="200" w:firstLine="480"/>
            <w:jc w:val="left"/>
          </w:pPr>
        </w:pPrChange>
      </w:pPr>
      <w:ins w:id="276" w:author="赵杰" w:date="2024-01-19T09:23:00Z">
        <w:del w:id="277" w:author="LiShijie3/李世杰" w:date="2024-01-24T13:48:00Z">
          <w:r w:rsidRPr="00517D93" w:rsidDel="0037444B">
            <w:rPr>
              <w:rFonts w:asciiTheme="majorEastAsia" w:eastAsiaTheme="majorEastAsia" w:hAnsiTheme="majorEastAsia" w:cstheme="majorEastAsia" w:hint="eastAsia"/>
              <w:szCs w:val="21"/>
              <w:rPrChange w:id="278" w:author="LiShijie3/李世杰" w:date="2024-01-24T11:19:00Z">
                <w:rPr>
                  <w:rFonts w:ascii="宋体" w:hAnsi="宋体" w:cs="宋体" w:hint="eastAsia"/>
                  <w:kern w:val="0"/>
                  <w:sz w:val="24"/>
                  <w:szCs w:val="24"/>
                  <w:lang w:bidi="ar"/>
                </w:rPr>
              </w:rPrChange>
            </w:rPr>
            <w:delText>纵坡（</w:delText>
          </w:r>
          <w:r w:rsidRPr="00517D93" w:rsidDel="0037444B">
            <w:rPr>
              <w:rFonts w:asciiTheme="majorEastAsia" w:eastAsiaTheme="majorEastAsia" w:hAnsiTheme="majorEastAsia" w:cstheme="majorEastAsia"/>
              <w:szCs w:val="21"/>
              <w:rPrChange w:id="279" w:author="LiShijie3/李世杰" w:date="2024-01-24T11:19:00Z">
                <w:rPr>
                  <w:rFonts w:ascii="宋体" w:hAnsi="宋体" w:cs="宋体"/>
                  <w:kern w:val="0"/>
                  <w:sz w:val="24"/>
                  <w:szCs w:val="24"/>
                  <w:lang w:bidi="ar"/>
                </w:rPr>
              </w:rPrChange>
            </w:rPr>
            <w:delText>2sigma)≤0.1";</w:delText>
          </w:r>
        </w:del>
      </w:ins>
    </w:p>
    <w:p w14:paraId="2B1AB4AA" w14:textId="77777777" w:rsidR="00517D93" w:rsidRPr="00517D93" w:rsidDel="0037444B" w:rsidRDefault="001E4860">
      <w:pPr>
        <w:pStyle w:val="af1"/>
        <w:numPr>
          <w:ilvl w:val="3"/>
          <w:numId w:val="6"/>
        </w:numPr>
        <w:spacing w:afterLines="50" w:after="156" w:line="240" w:lineRule="auto"/>
        <w:ind w:firstLineChars="0"/>
        <w:rPr>
          <w:ins w:id="280" w:author="赵杰" w:date="2024-01-19T09:23:00Z"/>
          <w:del w:id="281" w:author="LiShijie3/李世杰" w:date="2024-01-24T13:48:00Z"/>
          <w:rFonts w:asciiTheme="majorEastAsia" w:eastAsiaTheme="majorEastAsia" w:hAnsiTheme="majorEastAsia" w:cstheme="majorEastAsia"/>
          <w:szCs w:val="21"/>
          <w:rPrChange w:id="282" w:author="LiShijie3/李世杰" w:date="2024-01-24T11:19:00Z">
            <w:rPr>
              <w:ins w:id="283" w:author="赵杰" w:date="2024-01-19T09:23:00Z"/>
              <w:del w:id="284" w:author="LiShijie3/李世杰" w:date="2024-01-24T13:48:00Z"/>
              <w:rFonts w:ascii="宋体" w:hAnsi="宋体" w:cs="宋体"/>
              <w:kern w:val="0"/>
              <w:sz w:val="24"/>
              <w:szCs w:val="24"/>
              <w:lang w:bidi="ar"/>
            </w:rPr>
          </w:rPrChange>
        </w:rPr>
        <w:pPrChange w:id="285" w:author="LiShijie3/李世杰" w:date="2024-01-24T13:50:00Z">
          <w:pPr>
            <w:widowControl/>
            <w:spacing w:line="360" w:lineRule="auto"/>
            <w:ind w:firstLineChars="200" w:firstLine="480"/>
            <w:jc w:val="left"/>
          </w:pPr>
        </w:pPrChange>
      </w:pPr>
      <w:ins w:id="286" w:author="赵杰" w:date="2024-01-19T09:23:00Z">
        <w:del w:id="287" w:author="LiShijie3/李世杰" w:date="2024-01-24T13:48:00Z">
          <w:r w:rsidRPr="00517D93" w:rsidDel="0037444B">
            <w:rPr>
              <w:rFonts w:asciiTheme="majorEastAsia" w:eastAsiaTheme="majorEastAsia" w:hAnsiTheme="majorEastAsia" w:cstheme="majorEastAsia" w:hint="eastAsia"/>
              <w:szCs w:val="21"/>
              <w:rPrChange w:id="288" w:author="LiShijie3/李世杰" w:date="2024-01-24T11:19:00Z">
                <w:rPr>
                  <w:rFonts w:ascii="宋体" w:hAnsi="宋体" w:cs="宋体" w:hint="eastAsia"/>
                  <w:kern w:val="0"/>
                  <w:sz w:val="24"/>
                  <w:szCs w:val="24"/>
                  <w:lang w:bidi="ar"/>
                </w:rPr>
              </w:rPrChange>
            </w:rPr>
            <w:delText>要素正确率应达到</w:delText>
          </w:r>
          <w:r w:rsidRPr="00517D93" w:rsidDel="0037444B">
            <w:rPr>
              <w:rFonts w:asciiTheme="majorEastAsia" w:eastAsiaTheme="majorEastAsia" w:hAnsiTheme="majorEastAsia" w:cstheme="majorEastAsia"/>
              <w:szCs w:val="21"/>
              <w:rPrChange w:id="289" w:author="LiShijie3/李世杰" w:date="2024-01-24T11:19:00Z">
                <w:rPr>
                  <w:rFonts w:ascii="宋体" w:hAnsi="宋体" w:cs="宋体"/>
                  <w:kern w:val="0"/>
                  <w:sz w:val="24"/>
                  <w:szCs w:val="24"/>
                  <w:lang w:bidi="ar"/>
                </w:rPr>
              </w:rPrChange>
            </w:rPr>
            <w:delText>99.5%。</w:delText>
          </w:r>
        </w:del>
      </w:ins>
    </w:p>
    <w:p w14:paraId="3A91B1FA" w14:textId="77777777" w:rsidR="00E649D5" w:rsidRPr="0037444B" w:rsidRDefault="001E4860">
      <w:pPr>
        <w:pStyle w:val="af1"/>
        <w:numPr>
          <w:ilvl w:val="3"/>
          <w:numId w:val="6"/>
        </w:numPr>
        <w:spacing w:afterLines="50" w:after="156" w:line="240" w:lineRule="auto"/>
        <w:ind w:firstLineChars="0"/>
        <w:rPr>
          <w:ins w:id="290" w:author="赵杰" w:date="2024-01-19T09:24:00Z"/>
          <w:rFonts w:asciiTheme="majorEastAsia" w:eastAsiaTheme="majorEastAsia" w:hAnsiTheme="majorEastAsia" w:cstheme="majorEastAsia"/>
          <w:szCs w:val="21"/>
          <w:rPrChange w:id="291" w:author="LiShijie3/李世杰" w:date="2024-01-24T13:50:00Z">
            <w:rPr>
              <w:ins w:id="292" w:author="赵杰" w:date="2024-01-19T09:24:00Z"/>
              <w:rFonts w:ascii="宋体" w:hAnsi="宋体" w:cs="宋体"/>
              <w:kern w:val="0"/>
              <w:sz w:val="24"/>
              <w:szCs w:val="24"/>
              <w:lang w:bidi="ar"/>
            </w:rPr>
          </w:rPrChange>
        </w:rPr>
        <w:pPrChange w:id="293" w:author="LiShijie3/李世杰" w:date="2024-01-24T13:50:00Z">
          <w:pPr>
            <w:widowControl/>
            <w:spacing w:line="360" w:lineRule="auto"/>
            <w:ind w:firstLineChars="200" w:firstLine="480"/>
            <w:jc w:val="left"/>
          </w:pPr>
        </w:pPrChange>
      </w:pPr>
      <w:ins w:id="294" w:author="赵杰" w:date="2024-01-19T09:23:00Z">
        <w:del w:id="295" w:author="LiShijie3/李世杰" w:date="2024-01-24T13:50:00Z">
          <w:r w:rsidRPr="0037444B" w:rsidDel="0037444B">
            <w:rPr>
              <w:rFonts w:asciiTheme="majorEastAsia" w:eastAsiaTheme="majorEastAsia" w:hAnsiTheme="majorEastAsia" w:cstheme="majorEastAsia"/>
              <w:szCs w:val="21"/>
              <w:rPrChange w:id="296" w:author="LiShijie3/李世杰" w:date="2024-01-24T13:50:00Z">
                <w:rPr>
                  <w:rFonts w:ascii="宋体" w:hAnsi="宋体" w:cs="宋体"/>
                  <w:kern w:val="0"/>
                  <w:sz w:val="24"/>
                  <w:szCs w:val="24"/>
                  <w:lang w:bidi="ar"/>
                </w:rPr>
              </w:rPrChange>
            </w:rPr>
            <w:delText xml:space="preserve">3.1.3.2 </w:delText>
          </w:r>
        </w:del>
      </w:ins>
      <w:ins w:id="297" w:author="赵杰" w:date="2024-01-19T09:24:00Z">
        <w:r w:rsidRPr="0037444B">
          <w:rPr>
            <w:rFonts w:asciiTheme="majorEastAsia" w:eastAsiaTheme="majorEastAsia" w:hAnsiTheme="majorEastAsia" w:cstheme="majorEastAsia" w:hint="eastAsia"/>
            <w:szCs w:val="21"/>
            <w:rPrChange w:id="298" w:author="LiShijie3/李世杰" w:date="2024-01-24T13:50:00Z">
              <w:rPr>
                <w:rFonts w:ascii="宋体" w:hAnsi="宋体" w:cs="宋体" w:hint="eastAsia"/>
                <w:kern w:val="0"/>
                <w:sz w:val="24"/>
                <w:szCs w:val="24"/>
                <w:lang w:bidi="ar"/>
              </w:rPr>
            </w:rPrChange>
          </w:rPr>
          <w:t>元数据播发需求</w:t>
        </w:r>
      </w:ins>
    </w:p>
    <w:p w14:paraId="0265A3F5" w14:textId="77777777" w:rsidR="00E649D5" w:rsidRPr="00517D93" w:rsidRDefault="001E4860">
      <w:pPr>
        <w:spacing w:afterLines="50" w:after="156" w:line="240" w:lineRule="auto"/>
        <w:ind w:firstLine="420"/>
        <w:rPr>
          <w:ins w:id="299" w:author="赵杰" w:date="2024-01-19T09:25:00Z"/>
          <w:rFonts w:asciiTheme="majorEastAsia" w:eastAsiaTheme="majorEastAsia" w:hAnsiTheme="majorEastAsia" w:cstheme="majorEastAsia"/>
          <w:szCs w:val="21"/>
          <w:rPrChange w:id="300" w:author="LiShijie3/李世杰" w:date="2024-01-24T11:20:00Z">
            <w:rPr>
              <w:ins w:id="301" w:author="赵杰" w:date="2024-01-19T09:25:00Z"/>
              <w:rFonts w:ascii="宋体" w:hAnsi="宋体" w:cs="宋体"/>
              <w:kern w:val="0"/>
              <w:sz w:val="24"/>
              <w:szCs w:val="24"/>
            </w:rPr>
          </w:rPrChange>
        </w:rPr>
        <w:pPrChange w:id="302" w:author="LiShijie3/李世杰" w:date="2024-01-24T11:20:00Z">
          <w:pPr>
            <w:widowControl/>
            <w:spacing w:line="360" w:lineRule="auto"/>
            <w:jc w:val="left"/>
          </w:pPr>
        </w:pPrChange>
      </w:pPr>
      <w:ins w:id="303" w:author="赵杰" w:date="2024-01-19T09:24:00Z">
        <w:del w:id="304" w:author="LiShijie3/李世杰" w:date="2024-01-24T11:20:00Z">
          <w:r w:rsidRPr="00517D93" w:rsidDel="00517D93">
            <w:rPr>
              <w:rFonts w:asciiTheme="majorEastAsia" w:eastAsiaTheme="majorEastAsia" w:hAnsiTheme="majorEastAsia" w:cstheme="majorEastAsia"/>
              <w:szCs w:val="21"/>
              <w:rPrChange w:id="305" w:author="LiShijie3/李世杰" w:date="2024-01-24T11:20:00Z">
                <w:rPr>
                  <w:rFonts w:ascii="宋体" w:hAnsi="宋体" w:cs="宋体"/>
                  <w:kern w:val="0"/>
                  <w:sz w:val="24"/>
                  <w:szCs w:val="24"/>
                  <w:lang w:bidi="ar"/>
                </w:rPr>
              </w:rPrChange>
            </w:rPr>
            <w:delText xml:space="preserve">   </w:delText>
          </w:r>
        </w:del>
      </w:ins>
      <w:ins w:id="306" w:author="赵杰" w:date="2024-01-19T09:25:00Z">
        <w:r w:rsidRPr="00517D93">
          <w:rPr>
            <w:rFonts w:asciiTheme="majorEastAsia" w:eastAsiaTheme="majorEastAsia" w:hAnsiTheme="majorEastAsia" w:cstheme="majorEastAsia"/>
            <w:szCs w:val="21"/>
            <w:rPrChange w:id="307" w:author="LiShijie3/李世杰" w:date="2024-01-24T11:20:00Z">
              <w:rPr>
                <w:rFonts w:ascii="宋体" w:hAnsi="宋体" w:cs="宋体"/>
                <w:kern w:val="0"/>
                <w:sz w:val="24"/>
                <w:szCs w:val="24"/>
                <w:lang w:bidi="ar"/>
              </w:rPr>
            </w:rPrChange>
          </w:rPr>
          <w:t>EHP应根据地图数据库以及定位系统的要求，基于ADASIS V3协议将数据发送给EHR/ADAS系统。</w:t>
        </w:r>
      </w:ins>
    </w:p>
    <w:p w14:paraId="104FA335" w14:textId="77777777" w:rsidR="00E649D5" w:rsidRPr="00517D93" w:rsidRDefault="001E4860">
      <w:pPr>
        <w:pStyle w:val="af1"/>
        <w:spacing w:afterLines="50" w:after="156" w:line="240" w:lineRule="auto"/>
        <w:ind w:firstLineChars="0"/>
        <w:rPr>
          <w:ins w:id="308" w:author="赵杰" w:date="2024-01-19T09:25:00Z"/>
          <w:rFonts w:asciiTheme="majorEastAsia" w:eastAsiaTheme="majorEastAsia" w:hAnsiTheme="majorEastAsia" w:cstheme="majorEastAsia"/>
          <w:szCs w:val="21"/>
          <w:rPrChange w:id="309" w:author="LiShijie3/李世杰" w:date="2024-01-24T11:20:00Z">
            <w:rPr>
              <w:ins w:id="310" w:author="赵杰" w:date="2024-01-19T09:25:00Z"/>
              <w:rFonts w:ascii="宋体" w:hAnsi="宋体" w:cs="宋体"/>
              <w:kern w:val="0"/>
              <w:sz w:val="24"/>
              <w:szCs w:val="24"/>
            </w:rPr>
          </w:rPrChange>
        </w:rPr>
        <w:pPrChange w:id="311" w:author="LiShijie3/李世杰" w:date="2024-01-24T11:20:00Z">
          <w:pPr>
            <w:widowControl/>
            <w:spacing w:line="360" w:lineRule="auto"/>
            <w:jc w:val="left"/>
          </w:pPr>
        </w:pPrChange>
      </w:pPr>
      <w:ins w:id="312" w:author="赵杰" w:date="2024-01-19T09:25:00Z">
        <w:r w:rsidRPr="00517D93">
          <w:rPr>
            <w:rFonts w:asciiTheme="majorEastAsia" w:eastAsiaTheme="majorEastAsia" w:hAnsiTheme="majorEastAsia" w:cstheme="majorEastAsia"/>
            <w:szCs w:val="21"/>
            <w:rPrChange w:id="313" w:author="LiShijie3/李世杰" w:date="2024-01-24T11:20:00Z">
              <w:rPr>
                <w:rFonts w:ascii="宋体" w:hAnsi="宋体" w:cs="宋体"/>
                <w:kern w:val="0"/>
                <w:sz w:val="24"/>
                <w:szCs w:val="24"/>
                <w:lang w:bidi="ar"/>
              </w:rPr>
            </w:rPrChange>
          </w:rPr>
          <w:t>EHP输出信号应该在地图所在ECU初始化完成（传感器、定位模块就绪</w:t>
        </w:r>
        <w:r w:rsidRPr="00D73642">
          <w:rPr>
            <w:rFonts w:asciiTheme="majorEastAsia" w:eastAsiaTheme="majorEastAsia" w:hAnsiTheme="majorEastAsia" w:cstheme="majorEastAsia"/>
            <w:szCs w:val="21"/>
            <w:rPrChange w:id="314" w:author="董利军" w:date="2024-02-27T10:36:00Z">
              <w:rPr>
                <w:rFonts w:ascii="宋体" w:hAnsi="宋体" w:cs="宋体"/>
                <w:kern w:val="0"/>
                <w:sz w:val="24"/>
                <w:szCs w:val="24"/>
                <w:lang w:bidi="ar"/>
              </w:rPr>
            </w:rPrChange>
          </w:rPr>
          <w:t>）5秒以内</w:t>
        </w:r>
        <w:r w:rsidRPr="00517D93">
          <w:rPr>
            <w:rFonts w:asciiTheme="majorEastAsia" w:eastAsiaTheme="majorEastAsia" w:hAnsiTheme="majorEastAsia" w:cstheme="majorEastAsia"/>
            <w:szCs w:val="21"/>
            <w:rPrChange w:id="315" w:author="LiShijie3/李世杰" w:date="2024-01-24T11:20:00Z">
              <w:rPr>
                <w:rFonts w:ascii="宋体" w:hAnsi="宋体" w:cs="宋体"/>
                <w:kern w:val="0"/>
                <w:sz w:val="24"/>
                <w:szCs w:val="24"/>
                <w:lang w:bidi="ar"/>
              </w:rPr>
            </w:rPrChange>
          </w:rPr>
          <w:t>发出信号。</w:t>
        </w:r>
      </w:ins>
    </w:p>
    <w:p w14:paraId="5A34DA62" w14:textId="77777777" w:rsidR="00E649D5" w:rsidRPr="00517D93" w:rsidRDefault="001E4860">
      <w:pPr>
        <w:pStyle w:val="af1"/>
        <w:spacing w:afterLines="50" w:after="156" w:line="240" w:lineRule="auto"/>
        <w:ind w:firstLineChars="0"/>
        <w:rPr>
          <w:ins w:id="316" w:author="赵杰" w:date="2024-01-19T09:25:00Z"/>
          <w:rFonts w:asciiTheme="majorEastAsia" w:eastAsiaTheme="majorEastAsia" w:hAnsiTheme="majorEastAsia" w:cstheme="majorEastAsia"/>
          <w:szCs w:val="21"/>
          <w:rPrChange w:id="317" w:author="LiShijie3/李世杰" w:date="2024-01-24T11:20:00Z">
            <w:rPr>
              <w:ins w:id="318" w:author="赵杰" w:date="2024-01-19T09:25:00Z"/>
              <w:rFonts w:ascii="宋体" w:hAnsi="宋体" w:cs="宋体"/>
              <w:kern w:val="0"/>
              <w:sz w:val="24"/>
              <w:szCs w:val="24"/>
            </w:rPr>
          </w:rPrChange>
        </w:rPr>
        <w:pPrChange w:id="319" w:author="LiShijie3/李世杰" w:date="2024-01-24T11:20:00Z">
          <w:pPr>
            <w:widowControl/>
            <w:spacing w:line="360" w:lineRule="auto"/>
            <w:jc w:val="left"/>
          </w:pPr>
        </w:pPrChange>
      </w:pPr>
      <w:ins w:id="320" w:author="赵杰" w:date="2024-01-19T09:25:00Z">
        <w:r w:rsidRPr="00517D93">
          <w:rPr>
            <w:rFonts w:asciiTheme="majorEastAsia" w:eastAsiaTheme="majorEastAsia" w:hAnsiTheme="majorEastAsia" w:cstheme="majorEastAsia"/>
            <w:szCs w:val="21"/>
            <w:rPrChange w:id="321" w:author="LiShijie3/李世杰" w:date="2024-01-24T11:20:00Z">
              <w:rPr>
                <w:rFonts w:ascii="宋体" w:hAnsi="宋体" w:cs="宋体"/>
                <w:kern w:val="0"/>
                <w:sz w:val="24"/>
                <w:szCs w:val="24"/>
                <w:lang w:bidi="ar"/>
              </w:rPr>
            </w:rPrChange>
          </w:rPr>
          <w:t>EHP应基于双方定义的协议进行如下信息的类型给EHR端：Position</w:t>
        </w:r>
      </w:ins>
      <w:ins w:id="322" w:author="LiShijie3/李世杰" w:date="2024-01-24T11:23:00Z">
        <w:r w:rsidR="00203D00">
          <w:rPr>
            <w:rFonts w:asciiTheme="majorEastAsia" w:eastAsiaTheme="majorEastAsia" w:hAnsiTheme="majorEastAsia" w:cstheme="majorEastAsia" w:hint="eastAsia"/>
            <w:szCs w:val="21"/>
          </w:rPr>
          <w:t>、</w:t>
        </w:r>
      </w:ins>
      <w:ins w:id="323" w:author="赵杰" w:date="2024-01-19T09:25:00Z">
        <w:del w:id="324" w:author="LiShijie3/李世杰" w:date="2024-01-24T11:23:00Z">
          <w:r w:rsidRPr="00517D93" w:rsidDel="00203D00">
            <w:rPr>
              <w:rFonts w:asciiTheme="majorEastAsia" w:eastAsiaTheme="majorEastAsia" w:hAnsiTheme="majorEastAsia" w:cstheme="majorEastAsia"/>
              <w:szCs w:val="21"/>
              <w:rPrChange w:id="325" w:author="LiShijie3/李世杰" w:date="2024-01-24T11:20:00Z">
                <w:rPr>
                  <w:rFonts w:ascii="宋体" w:hAnsi="宋体" w:cs="宋体"/>
                  <w:kern w:val="0"/>
                  <w:sz w:val="24"/>
                  <w:szCs w:val="24"/>
                  <w:lang w:bidi="ar"/>
                </w:rPr>
              </w:rPrChange>
            </w:rPr>
            <w:delText>,</w:delText>
          </w:r>
        </w:del>
        <w:r w:rsidRPr="00517D93">
          <w:rPr>
            <w:rFonts w:asciiTheme="majorEastAsia" w:eastAsiaTheme="majorEastAsia" w:hAnsiTheme="majorEastAsia" w:cstheme="majorEastAsia"/>
            <w:szCs w:val="21"/>
            <w:rPrChange w:id="326" w:author="LiShijie3/李世杰" w:date="2024-01-24T11:20:00Z">
              <w:rPr>
                <w:rFonts w:ascii="宋体" w:hAnsi="宋体" w:cs="宋体"/>
                <w:kern w:val="0"/>
                <w:sz w:val="24"/>
                <w:szCs w:val="24"/>
                <w:lang w:bidi="ar"/>
              </w:rPr>
            </w:rPrChange>
          </w:rPr>
          <w:t>Profile</w:t>
        </w:r>
      </w:ins>
      <w:ins w:id="327" w:author="LiShijie3/李世杰" w:date="2024-01-24T11:23:00Z">
        <w:r w:rsidR="00203D00">
          <w:rPr>
            <w:rFonts w:asciiTheme="majorEastAsia" w:eastAsiaTheme="majorEastAsia" w:hAnsiTheme="majorEastAsia" w:cstheme="majorEastAsia" w:hint="eastAsia"/>
            <w:szCs w:val="21"/>
          </w:rPr>
          <w:t>、</w:t>
        </w:r>
      </w:ins>
      <w:ins w:id="328" w:author="赵杰" w:date="2024-01-19T09:25:00Z">
        <w:del w:id="329" w:author="LiShijie3/李世杰" w:date="2024-01-24T11:23:00Z">
          <w:r w:rsidRPr="00517D93" w:rsidDel="00203D00">
            <w:rPr>
              <w:rFonts w:asciiTheme="majorEastAsia" w:eastAsiaTheme="majorEastAsia" w:hAnsiTheme="majorEastAsia" w:cstheme="majorEastAsia"/>
              <w:szCs w:val="21"/>
              <w:rPrChange w:id="330" w:author="LiShijie3/李世杰" w:date="2024-01-24T11:20:00Z">
                <w:rPr>
                  <w:rFonts w:ascii="宋体" w:hAnsi="宋体" w:cs="宋体"/>
                  <w:kern w:val="0"/>
                  <w:sz w:val="24"/>
                  <w:szCs w:val="24"/>
                  <w:lang w:bidi="ar"/>
                </w:rPr>
              </w:rPrChange>
            </w:rPr>
            <w:delText xml:space="preserve">, </w:delText>
          </w:r>
        </w:del>
        <w:proofErr w:type="spellStart"/>
        <w:r w:rsidRPr="00517D93">
          <w:rPr>
            <w:rFonts w:asciiTheme="majorEastAsia" w:eastAsiaTheme="majorEastAsia" w:hAnsiTheme="majorEastAsia" w:cstheme="majorEastAsia"/>
            <w:szCs w:val="21"/>
            <w:rPrChange w:id="331" w:author="LiShijie3/李世杰" w:date="2024-01-24T11:20:00Z">
              <w:rPr>
                <w:rFonts w:ascii="宋体" w:hAnsi="宋体" w:cs="宋体"/>
                <w:kern w:val="0"/>
                <w:sz w:val="24"/>
                <w:szCs w:val="24"/>
                <w:lang w:bidi="ar"/>
              </w:rPr>
            </w:rPrChange>
          </w:rPr>
          <w:t>GlobalData</w:t>
        </w:r>
      </w:ins>
      <w:proofErr w:type="spellEnd"/>
      <w:ins w:id="332" w:author="LiShijie3/李世杰" w:date="2024-01-24T11:23:00Z">
        <w:r w:rsidR="00203D00">
          <w:rPr>
            <w:rFonts w:asciiTheme="majorEastAsia" w:eastAsiaTheme="majorEastAsia" w:hAnsiTheme="majorEastAsia" w:cstheme="majorEastAsia" w:hint="eastAsia"/>
            <w:szCs w:val="21"/>
          </w:rPr>
          <w:t>、</w:t>
        </w:r>
      </w:ins>
      <w:ins w:id="333" w:author="赵杰" w:date="2024-01-19T09:25:00Z">
        <w:del w:id="334" w:author="LiShijie3/李世杰" w:date="2024-01-24T11:23:00Z">
          <w:r w:rsidRPr="00517D93" w:rsidDel="00203D00">
            <w:rPr>
              <w:rFonts w:asciiTheme="majorEastAsia" w:eastAsiaTheme="majorEastAsia" w:hAnsiTheme="majorEastAsia" w:cstheme="majorEastAsia"/>
              <w:szCs w:val="21"/>
              <w:rPrChange w:id="335" w:author="LiShijie3/李世杰" w:date="2024-01-24T11:20:00Z">
                <w:rPr>
                  <w:rFonts w:ascii="宋体" w:hAnsi="宋体" w:cs="宋体"/>
                  <w:kern w:val="0"/>
                  <w:sz w:val="24"/>
                  <w:szCs w:val="24"/>
                  <w:lang w:bidi="ar"/>
                </w:rPr>
              </w:rPrChange>
            </w:rPr>
            <w:delText xml:space="preserve">, </w:delText>
          </w:r>
        </w:del>
        <w:proofErr w:type="spellStart"/>
        <w:r w:rsidRPr="00517D93">
          <w:rPr>
            <w:rFonts w:asciiTheme="majorEastAsia" w:eastAsiaTheme="majorEastAsia" w:hAnsiTheme="majorEastAsia" w:cstheme="majorEastAsia"/>
            <w:szCs w:val="21"/>
            <w:rPrChange w:id="336" w:author="LiShijie3/李世杰" w:date="2024-01-24T11:20:00Z">
              <w:rPr>
                <w:rFonts w:ascii="宋体" w:hAnsi="宋体" w:cs="宋体"/>
                <w:kern w:val="0"/>
                <w:sz w:val="24"/>
                <w:szCs w:val="24"/>
                <w:lang w:bidi="ar"/>
              </w:rPr>
            </w:rPrChange>
          </w:rPr>
          <w:t>ProfileControl</w:t>
        </w:r>
      </w:ins>
      <w:proofErr w:type="spellEnd"/>
      <w:ins w:id="337" w:author="LiShijie3/李世杰" w:date="2024-01-24T11:23:00Z">
        <w:r w:rsidR="00203D00">
          <w:rPr>
            <w:rFonts w:asciiTheme="majorEastAsia" w:eastAsiaTheme="majorEastAsia" w:hAnsiTheme="majorEastAsia" w:cstheme="majorEastAsia" w:hint="eastAsia"/>
            <w:szCs w:val="21"/>
          </w:rPr>
          <w:t>、</w:t>
        </w:r>
      </w:ins>
      <w:ins w:id="338" w:author="赵杰" w:date="2024-01-19T09:25:00Z">
        <w:del w:id="339" w:author="LiShijie3/李世杰" w:date="2024-01-24T11:23:00Z">
          <w:r w:rsidRPr="00517D93" w:rsidDel="00203D00">
            <w:rPr>
              <w:rFonts w:asciiTheme="majorEastAsia" w:eastAsiaTheme="majorEastAsia" w:hAnsiTheme="majorEastAsia" w:cstheme="majorEastAsia"/>
              <w:szCs w:val="21"/>
              <w:rPrChange w:id="340" w:author="LiShijie3/李世杰" w:date="2024-01-24T11:20:00Z">
                <w:rPr>
                  <w:rFonts w:ascii="宋体" w:hAnsi="宋体" w:cs="宋体"/>
                  <w:kern w:val="0"/>
                  <w:sz w:val="24"/>
                  <w:szCs w:val="24"/>
                  <w:lang w:bidi="ar"/>
                </w:rPr>
              </w:rPrChange>
            </w:rPr>
            <w:delText>,</w:delText>
          </w:r>
        </w:del>
        <w:proofErr w:type="spellStart"/>
        <w:r w:rsidRPr="00517D93">
          <w:rPr>
            <w:rFonts w:asciiTheme="majorEastAsia" w:eastAsiaTheme="majorEastAsia" w:hAnsiTheme="majorEastAsia" w:cstheme="majorEastAsia"/>
            <w:szCs w:val="21"/>
            <w:rPrChange w:id="341" w:author="LiShijie3/李世杰" w:date="2024-01-24T11:20:00Z">
              <w:rPr>
                <w:rFonts w:ascii="宋体" w:hAnsi="宋体" w:cs="宋体"/>
                <w:kern w:val="0"/>
                <w:sz w:val="24"/>
                <w:szCs w:val="24"/>
                <w:lang w:bidi="ar"/>
              </w:rPr>
            </w:rPrChange>
          </w:rPr>
          <w:t>PathContro</w:t>
        </w:r>
      </w:ins>
      <w:ins w:id="342" w:author="LiShijie3/李世杰" w:date="2024-01-24T11:23:00Z">
        <w:r w:rsidR="00203D00">
          <w:rPr>
            <w:rFonts w:asciiTheme="majorEastAsia" w:eastAsiaTheme="majorEastAsia" w:hAnsiTheme="majorEastAsia" w:cstheme="majorEastAsia" w:hint="eastAsia"/>
            <w:szCs w:val="21"/>
          </w:rPr>
          <w:t>l</w:t>
        </w:r>
      </w:ins>
      <w:proofErr w:type="spellEnd"/>
      <w:ins w:id="343" w:author="赵杰" w:date="2024-01-19T09:25:00Z">
        <w:del w:id="344" w:author="LiShijie3/李世杰" w:date="2024-01-24T11:23:00Z">
          <w:r w:rsidRPr="00517D93" w:rsidDel="00203D00">
            <w:rPr>
              <w:rFonts w:asciiTheme="majorEastAsia" w:eastAsiaTheme="majorEastAsia" w:hAnsiTheme="majorEastAsia" w:cstheme="majorEastAsia"/>
              <w:szCs w:val="21"/>
              <w:rPrChange w:id="345" w:author="LiShijie3/李世杰" w:date="2024-01-24T11:20:00Z">
                <w:rPr>
                  <w:rFonts w:ascii="宋体" w:hAnsi="宋体" w:cs="宋体"/>
                  <w:kern w:val="0"/>
                  <w:sz w:val="24"/>
                  <w:szCs w:val="24"/>
                  <w:lang w:bidi="ar"/>
                </w:rPr>
              </w:rPrChange>
            </w:rPr>
            <w:delText xml:space="preserve">l </w:delText>
          </w:r>
        </w:del>
        <w:r w:rsidRPr="00517D93">
          <w:rPr>
            <w:rFonts w:asciiTheme="majorEastAsia" w:eastAsiaTheme="majorEastAsia" w:hAnsiTheme="majorEastAsia" w:cstheme="majorEastAsia" w:hint="eastAsia"/>
            <w:szCs w:val="21"/>
            <w:rPrChange w:id="346" w:author="LiShijie3/李世杰" w:date="2024-01-24T11:20:00Z">
              <w:rPr>
                <w:rFonts w:ascii="宋体" w:hAnsi="宋体" w:cs="宋体" w:hint="eastAsia"/>
                <w:kern w:val="0"/>
                <w:sz w:val="24"/>
                <w:szCs w:val="24"/>
                <w:lang w:bidi="ar"/>
              </w:rPr>
            </w:rPrChange>
          </w:rPr>
          <w:t>以及相应的扩展数据。</w:t>
        </w:r>
      </w:ins>
    </w:p>
    <w:p w14:paraId="38AABFF0" w14:textId="5911966B" w:rsidR="00E649D5" w:rsidRPr="00517D93" w:rsidRDefault="001E4860">
      <w:pPr>
        <w:pStyle w:val="af1"/>
        <w:spacing w:afterLines="50" w:after="156" w:line="240" w:lineRule="auto"/>
        <w:ind w:firstLineChars="0"/>
        <w:rPr>
          <w:ins w:id="347" w:author="赵杰" w:date="2024-01-19T09:25:00Z"/>
          <w:rFonts w:asciiTheme="majorEastAsia" w:eastAsiaTheme="majorEastAsia" w:hAnsiTheme="majorEastAsia" w:cstheme="majorEastAsia"/>
          <w:szCs w:val="21"/>
          <w:rPrChange w:id="348" w:author="LiShijie3/李世杰" w:date="2024-01-24T11:20:00Z">
            <w:rPr>
              <w:ins w:id="349" w:author="赵杰" w:date="2024-01-19T09:25:00Z"/>
              <w:rFonts w:ascii="宋体" w:hAnsi="宋体" w:cs="宋体"/>
              <w:kern w:val="0"/>
              <w:sz w:val="24"/>
              <w:szCs w:val="24"/>
            </w:rPr>
          </w:rPrChange>
        </w:rPr>
        <w:pPrChange w:id="350" w:author="LiShijie3/李世杰" w:date="2024-01-24T11:20:00Z">
          <w:pPr>
            <w:widowControl/>
            <w:spacing w:line="360" w:lineRule="auto"/>
            <w:jc w:val="left"/>
          </w:pPr>
        </w:pPrChange>
      </w:pPr>
      <w:ins w:id="351" w:author="赵杰" w:date="2024-01-19T09:25:00Z">
        <w:r w:rsidRPr="00517D93">
          <w:rPr>
            <w:rFonts w:asciiTheme="majorEastAsia" w:eastAsiaTheme="majorEastAsia" w:hAnsiTheme="majorEastAsia" w:cstheme="majorEastAsia"/>
            <w:szCs w:val="21"/>
            <w:rPrChange w:id="352" w:author="LiShijie3/李世杰" w:date="2024-01-24T11:20:00Z">
              <w:rPr>
                <w:rFonts w:ascii="宋体" w:hAnsi="宋体" w:cs="宋体"/>
                <w:kern w:val="0"/>
                <w:sz w:val="24"/>
                <w:szCs w:val="24"/>
                <w:lang w:bidi="ar"/>
              </w:rPr>
            </w:rPrChange>
          </w:rPr>
          <w:t xml:space="preserve">EHP 所发送主 </w:t>
        </w:r>
      </w:ins>
      <w:ins w:id="353" w:author="LiShijie3/李世杰" w:date="2024-01-24T11:25:00Z">
        <w:r w:rsidR="00203D00">
          <w:rPr>
            <w:rFonts w:asciiTheme="majorEastAsia" w:eastAsiaTheme="majorEastAsia" w:hAnsiTheme="majorEastAsia" w:cstheme="majorEastAsia"/>
            <w:szCs w:val="21"/>
          </w:rPr>
          <w:t>Path</w:t>
        </w:r>
      </w:ins>
      <w:ins w:id="354" w:author="LiShijie3/李世杰" w:date="2024-01-24T11:26:00Z">
        <w:r w:rsidR="00203D00">
          <w:rPr>
            <w:rFonts w:asciiTheme="majorEastAsia" w:eastAsiaTheme="majorEastAsia" w:hAnsiTheme="majorEastAsia" w:cstheme="majorEastAsia"/>
            <w:szCs w:val="21"/>
          </w:rPr>
          <w:t xml:space="preserve"> </w:t>
        </w:r>
      </w:ins>
      <w:ins w:id="355" w:author="LiShijie3/李世杰" w:date="2024-01-24T11:25:00Z">
        <w:r w:rsidR="00203D00">
          <w:rPr>
            <w:rFonts w:asciiTheme="majorEastAsia" w:eastAsiaTheme="majorEastAsia" w:hAnsiTheme="majorEastAsia" w:cstheme="majorEastAsia"/>
            <w:szCs w:val="21"/>
          </w:rPr>
          <w:t>Id</w:t>
        </w:r>
      </w:ins>
      <w:ins w:id="356" w:author="赵杰" w:date="2024-01-19T09:25:00Z">
        <w:del w:id="357" w:author="LiShijie3/李世杰" w:date="2024-01-24T11:25:00Z">
          <w:r w:rsidRPr="00517D93" w:rsidDel="00203D00">
            <w:rPr>
              <w:rFonts w:asciiTheme="majorEastAsia" w:eastAsiaTheme="majorEastAsia" w:hAnsiTheme="majorEastAsia" w:cstheme="majorEastAsia"/>
              <w:szCs w:val="21"/>
              <w:rPrChange w:id="358" w:author="LiShijie3/李世杰" w:date="2024-01-24T11:20:00Z">
                <w:rPr>
                  <w:rFonts w:ascii="宋体" w:hAnsi="宋体" w:cs="宋体"/>
                  <w:kern w:val="0"/>
                  <w:sz w:val="24"/>
                  <w:szCs w:val="24"/>
                  <w:lang w:bidi="ar"/>
                </w:rPr>
              </w:rPrChange>
            </w:rPr>
            <w:delText>path id</w:delText>
          </w:r>
        </w:del>
        <w:r w:rsidRPr="00517D93">
          <w:rPr>
            <w:rFonts w:asciiTheme="majorEastAsia" w:eastAsiaTheme="majorEastAsia" w:hAnsiTheme="majorEastAsia" w:cstheme="majorEastAsia" w:hint="eastAsia"/>
            <w:szCs w:val="21"/>
            <w:rPrChange w:id="359" w:author="LiShijie3/李世杰" w:date="2024-01-24T11:20:00Z">
              <w:rPr>
                <w:rFonts w:ascii="宋体" w:hAnsi="宋体" w:cs="宋体" w:hint="eastAsia"/>
                <w:kern w:val="0"/>
                <w:sz w:val="24"/>
                <w:szCs w:val="24"/>
                <w:lang w:bidi="ar"/>
              </w:rPr>
            </w:rPrChange>
          </w:rPr>
          <w:t>固定长度，且</w:t>
        </w:r>
        <w:r w:rsidRPr="00517D93">
          <w:rPr>
            <w:rFonts w:asciiTheme="majorEastAsia" w:eastAsiaTheme="majorEastAsia" w:hAnsiTheme="majorEastAsia" w:cstheme="majorEastAsia"/>
            <w:szCs w:val="21"/>
            <w:rPrChange w:id="360" w:author="LiShijie3/李世杰" w:date="2024-01-24T11:20:00Z">
              <w:rPr>
                <w:rFonts w:ascii="宋体" w:hAnsi="宋体" w:cs="宋体"/>
                <w:kern w:val="0"/>
                <w:sz w:val="24"/>
                <w:szCs w:val="24"/>
                <w:lang w:bidi="ar"/>
              </w:rPr>
            </w:rPrChange>
          </w:rPr>
          <w:t xml:space="preserve"> </w:t>
        </w:r>
        <w:del w:id="361" w:author="LiShijie3/李世杰" w:date="2024-01-24T11:25:00Z">
          <w:r w:rsidRPr="00517D93" w:rsidDel="00203D00">
            <w:rPr>
              <w:rFonts w:asciiTheme="majorEastAsia" w:eastAsiaTheme="majorEastAsia" w:hAnsiTheme="majorEastAsia" w:cstheme="majorEastAsia"/>
              <w:szCs w:val="21"/>
              <w:rPrChange w:id="362" w:author="LiShijie3/李世杰" w:date="2024-01-24T11:20:00Z">
                <w:rPr>
                  <w:rFonts w:ascii="宋体" w:hAnsi="宋体" w:cs="宋体"/>
                  <w:kern w:val="0"/>
                  <w:sz w:val="24"/>
                  <w:szCs w:val="24"/>
                  <w:lang w:bidi="ar"/>
                </w:rPr>
              </w:rPrChange>
            </w:rPr>
            <w:delText>path</w:delText>
          </w:r>
        </w:del>
      </w:ins>
      <w:ins w:id="363" w:author="LiShijie3/李世杰" w:date="2024-01-24T11:25:00Z">
        <w:r w:rsidR="00203D00">
          <w:rPr>
            <w:rFonts w:asciiTheme="majorEastAsia" w:eastAsiaTheme="majorEastAsia" w:hAnsiTheme="majorEastAsia" w:cstheme="majorEastAsia"/>
            <w:szCs w:val="21"/>
          </w:rPr>
          <w:t>Path</w:t>
        </w:r>
      </w:ins>
      <w:ins w:id="364" w:author="赵杰" w:date="2024-01-19T09:25:00Z">
        <w:r w:rsidRPr="00517D93">
          <w:rPr>
            <w:rFonts w:asciiTheme="majorEastAsia" w:eastAsiaTheme="majorEastAsia" w:hAnsiTheme="majorEastAsia" w:cstheme="majorEastAsia" w:hint="eastAsia"/>
            <w:szCs w:val="21"/>
            <w:rPrChange w:id="365" w:author="LiShijie3/李世杰" w:date="2024-01-24T11:20:00Z">
              <w:rPr>
                <w:rFonts w:ascii="宋体" w:hAnsi="宋体" w:cs="宋体" w:hint="eastAsia"/>
                <w:kern w:val="0"/>
                <w:sz w:val="24"/>
                <w:szCs w:val="24"/>
                <w:lang w:bidi="ar"/>
              </w:rPr>
            </w:rPrChange>
          </w:rPr>
          <w:t>数据按与主</w:t>
        </w:r>
      </w:ins>
      <w:ins w:id="366" w:author="LiShijie3/李世杰" w:date="2024-01-24T11:25:00Z">
        <w:r w:rsidR="00203D00">
          <w:rPr>
            <w:rFonts w:asciiTheme="majorEastAsia" w:eastAsiaTheme="majorEastAsia" w:hAnsiTheme="majorEastAsia" w:cstheme="majorEastAsia"/>
            <w:szCs w:val="21"/>
          </w:rPr>
          <w:t>Path</w:t>
        </w:r>
      </w:ins>
      <w:ins w:id="367" w:author="alix\Jie Zhao\赵杰" w:date="2024-02-29T10:00:00Z">
        <w:r w:rsidR="005F1017">
          <w:rPr>
            <w:rFonts w:asciiTheme="majorEastAsia" w:eastAsiaTheme="majorEastAsia" w:hAnsiTheme="majorEastAsia" w:cstheme="majorEastAsia" w:hint="eastAsia"/>
            <w:szCs w:val="21"/>
          </w:rPr>
          <w:t>的offset由近及远发送，同一</w:t>
        </w:r>
      </w:ins>
      <w:ins w:id="368" w:author="alix\Jie Zhao\赵杰" w:date="2024-02-29T10:01:00Z">
        <w:r w:rsidR="005F1017">
          <w:rPr>
            <w:rFonts w:asciiTheme="majorEastAsia" w:eastAsiaTheme="majorEastAsia" w:hAnsiTheme="majorEastAsia" w:cstheme="majorEastAsia" w:hint="eastAsia"/>
            <w:szCs w:val="21"/>
          </w:rPr>
          <w:t>主path</w:t>
        </w:r>
        <w:r w:rsidR="005F1017">
          <w:rPr>
            <w:rFonts w:asciiTheme="majorEastAsia" w:eastAsiaTheme="majorEastAsia" w:hAnsiTheme="majorEastAsia" w:cstheme="majorEastAsia"/>
            <w:szCs w:val="21"/>
          </w:rPr>
          <w:t xml:space="preserve"> </w:t>
        </w:r>
        <w:r w:rsidR="005F1017">
          <w:rPr>
            <w:rFonts w:asciiTheme="majorEastAsia" w:eastAsiaTheme="majorEastAsia" w:hAnsiTheme="majorEastAsia" w:cstheme="majorEastAsia" w:hint="eastAsia"/>
            <w:szCs w:val="21"/>
          </w:rPr>
          <w:t>的offset按照</w:t>
        </w:r>
      </w:ins>
      <w:ins w:id="369" w:author="赵杰" w:date="2024-01-19T09:25:00Z">
        <w:del w:id="370" w:author="LiShijie3/李世杰" w:date="2024-01-24T11:25:00Z">
          <w:r w:rsidRPr="00517D93" w:rsidDel="00203D00">
            <w:rPr>
              <w:rFonts w:asciiTheme="majorEastAsia" w:eastAsiaTheme="majorEastAsia" w:hAnsiTheme="majorEastAsia" w:cstheme="majorEastAsia"/>
              <w:szCs w:val="21"/>
              <w:rPrChange w:id="371" w:author="LiShijie3/李世杰" w:date="2024-01-24T11:20:00Z">
                <w:rPr>
                  <w:rFonts w:ascii="宋体" w:hAnsi="宋体" w:cs="宋体"/>
                  <w:kern w:val="0"/>
                  <w:sz w:val="24"/>
                  <w:szCs w:val="24"/>
                  <w:lang w:bidi="ar"/>
                </w:rPr>
              </w:rPrChange>
            </w:rPr>
            <w:delText>path</w:delText>
          </w:r>
        </w:del>
        <w:r w:rsidRPr="00517D93">
          <w:rPr>
            <w:rFonts w:asciiTheme="majorEastAsia" w:eastAsiaTheme="majorEastAsia" w:hAnsiTheme="majorEastAsia" w:cstheme="majorEastAsia" w:hint="eastAsia"/>
            <w:szCs w:val="21"/>
            <w:rPrChange w:id="372" w:author="LiShijie3/李世杰" w:date="2024-01-24T11:20:00Z">
              <w:rPr>
                <w:rFonts w:ascii="宋体" w:hAnsi="宋体" w:cs="宋体" w:hint="eastAsia"/>
                <w:kern w:val="0"/>
                <w:sz w:val="24"/>
                <w:szCs w:val="24"/>
                <w:lang w:bidi="ar"/>
              </w:rPr>
            </w:rPrChange>
          </w:rPr>
          <w:t>夹角从小到大顺序发送。</w:t>
        </w:r>
      </w:ins>
    </w:p>
    <w:p w14:paraId="099227F7" w14:textId="77777777" w:rsidR="00E649D5" w:rsidRPr="00517D93" w:rsidRDefault="001E4860">
      <w:pPr>
        <w:pStyle w:val="af1"/>
        <w:spacing w:afterLines="50" w:after="156" w:line="240" w:lineRule="auto"/>
        <w:ind w:firstLineChars="0"/>
        <w:rPr>
          <w:ins w:id="373" w:author="赵杰" w:date="2024-01-19T09:25:00Z"/>
          <w:rFonts w:asciiTheme="majorEastAsia" w:eastAsiaTheme="majorEastAsia" w:hAnsiTheme="majorEastAsia" w:cstheme="majorEastAsia"/>
          <w:szCs w:val="21"/>
          <w:rPrChange w:id="374" w:author="LiShijie3/李世杰" w:date="2024-01-24T11:20:00Z">
            <w:rPr>
              <w:ins w:id="375" w:author="赵杰" w:date="2024-01-19T09:25:00Z"/>
              <w:rFonts w:ascii="宋体" w:hAnsi="宋体" w:cs="宋体"/>
              <w:kern w:val="0"/>
              <w:sz w:val="24"/>
              <w:szCs w:val="24"/>
            </w:rPr>
          </w:rPrChange>
        </w:rPr>
        <w:pPrChange w:id="376" w:author="LiShijie3/李世杰" w:date="2024-01-24T11:20:00Z">
          <w:pPr>
            <w:widowControl/>
            <w:spacing w:line="360" w:lineRule="auto"/>
            <w:jc w:val="left"/>
          </w:pPr>
        </w:pPrChange>
      </w:pPr>
      <w:ins w:id="377" w:author="赵杰" w:date="2024-01-19T09:25:00Z">
        <w:r w:rsidRPr="00517D93">
          <w:rPr>
            <w:rFonts w:asciiTheme="majorEastAsia" w:eastAsiaTheme="majorEastAsia" w:hAnsiTheme="majorEastAsia" w:cstheme="majorEastAsia"/>
            <w:szCs w:val="21"/>
            <w:rPrChange w:id="378" w:author="LiShijie3/李世杰" w:date="2024-01-24T11:20:00Z">
              <w:rPr>
                <w:rFonts w:ascii="宋体" w:hAnsi="宋体" w:cs="宋体"/>
                <w:kern w:val="0"/>
                <w:sz w:val="24"/>
                <w:szCs w:val="24"/>
                <w:lang w:bidi="ar"/>
              </w:rPr>
            </w:rPrChange>
          </w:rPr>
          <w:t>EHP设计路径树时采用预先创建缓存来提高效率，路径树的创建规则如下所示：</w:t>
        </w:r>
        <w:del w:id="379" w:author="LiShijie3/李世杰" w:date="2024-01-24T11:25:00Z">
          <w:r w:rsidRPr="00517D93" w:rsidDel="00203D00">
            <w:rPr>
              <w:rFonts w:asciiTheme="majorEastAsia" w:eastAsiaTheme="majorEastAsia" w:hAnsiTheme="majorEastAsia" w:cstheme="majorEastAsia"/>
              <w:szCs w:val="21"/>
              <w:rPrChange w:id="380" w:author="LiShijie3/李世杰" w:date="2024-01-24T11:20:00Z">
                <w:rPr>
                  <w:rFonts w:ascii="宋体" w:hAnsi="宋体" w:cs="宋体"/>
                  <w:kern w:val="0"/>
                  <w:sz w:val="24"/>
                  <w:szCs w:val="24"/>
                  <w:lang w:bidi="ar"/>
                </w:rPr>
              </w:rPrChange>
            </w:rPr>
            <w:delText>+</w:delText>
          </w:r>
        </w:del>
      </w:ins>
    </w:p>
    <w:p w14:paraId="4713F709" w14:textId="64C6376F" w:rsidR="00E649D5" w:rsidRPr="00517D93" w:rsidRDefault="001E4860">
      <w:pPr>
        <w:pStyle w:val="af1"/>
        <w:numPr>
          <w:ilvl w:val="0"/>
          <w:numId w:val="11"/>
        </w:numPr>
        <w:spacing w:afterLines="50" w:after="156" w:line="240" w:lineRule="auto"/>
        <w:ind w:firstLineChars="0"/>
        <w:rPr>
          <w:ins w:id="381" w:author="赵杰" w:date="2024-01-19T09:25:00Z"/>
          <w:rFonts w:asciiTheme="majorEastAsia" w:eastAsiaTheme="majorEastAsia" w:hAnsiTheme="majorEastAsia" w:cstheme="majorEastAsia"/>
          <w:szCs w:val="21"/>
          <w:rPrChange w:id="382" w:author="LiShijie3/李世杰" w:date="2024-01-24T11:20:00Z">
            <w:rPr>
              <w:ins w:id="383" w:author="赵杰" w:date="2024-01-19T09:25:00Z"/>
              <w:rFonts w:ascii="宋体" w:hAnsi="宋体" w:cs="宋体"/>
              <w:kern w:val="0"/>
              <w:sz w:val="24"/>
              <w:szCs w:val="24"/>
            </w:rPr>
          </w:rPrChange>
        </w:rPr>
        <w:pPrChange w:id="384" w:author="LiShijie3/李世杰" w:date="2024-01-24T14:03:00Z">
          <w:pPr>
            <w:widowControl/>
            <w:spacing w:line="360" w:lineRule="auto"/>
            <w:jc w:val="left"/>
          </w:pPr>
        </w:pPrChange>
      </w:pPr>
      <w:ins w:id="385" w:author="赵杰" w:date="2024-01-19T09:25:00Z">
        <w:r w:rsidRPr="00517D93">
          <w:rPr>
            <w:rFonts w:asciiTheme="majorEastAsia" w:eastAsiaTheme="majorEastAsia" w:hAnsiTheme="majorEastAsia" w:cstheme="majorEastAsia" w:hint="eastAsia"/>
            <w:szCs w:val="21"/>
            <w:rPrChange w:id="386" w:author="LiShijie3/李世杰" w:date="2024-01-24T11:20:00Z">
              <w:rPr>
                <w:rFonts w:ascii="宋体" w:hAnsi="宋体" w:cs="宋体" w:hint="eastAsia"/>
                <w:kern w:val="0"/>
                <w:sz w:val="24"/>
                <w:szCs w:val="24"/>
                <w:lang w:bidi="ar"/>
              </w:rPr>
            </w:rPrChange>
          </w:rPr>
          <w:t>初始化：构建车辆前方</w:t>
        </w:r>
        <w:r w:rsidRPr="00517D93">
          <w:rPr>
            <w:rFonts w:asciiTheme="majorEastAsia" w:eastAsiaTheme="majorEastAsia" w:hAnsiTheme="majorEastAsia" w:cstheme="majorEastAsia"/>
            <w:szCs w:val="21"/>
            <w:rPrChange w:id="387" w:author="LiShijie3/李世杰" w:date="2024-01-24T11:20:00Z">
              <w:rPr>
                <w:rFonts w:ascii="宋体" w:hAnsi="宋体" w:cs="宋体"/>
                <w:kern w:val="0"/>
                <w:sz w:val="24"/>
                <w:szCs w:val="24"/>
                <w:lang w:bidi="ar"/>
              </w:rPr>
            </w:rPrChange>
          </w:rPr>
          <w:t>3km</w:t>
        </w:r>
      </w:ins>
      <w:ins w:id="388" w:author="alix\Jie Zhao\赵杰" w:date="2024-02-29T10:03:00Z">
        <w:r w:rsidR="00DD6A04">
          <w:rPr>
            <w:rFonts w:asciiTheme="majorEastAsia" w:eastAsiaTheme="majorEastAsia" w:hAnsiTheme="majorEastAsia" w:cstheme="majorEastAsia"/>
            <w:szCs w:val="21"/>
          </w:rPr>
          <w:t>(</w:t>
        </w:r>
        <w:r w:rsidR="00DD6A04">
          <w:rPr>
            <w:rFonts w:asciiTheme="majorEastAsia" w:eastAsiaTheme="majorEastAsia" w:hAnsiTheme="majorEastAsia" w:cstheme="majorEastAsia" w:hint="eastAsia"/>
            <w:szCs w:val="21"/>
          </w:rPr>
          <w:t>如因整体架构原因，只做成2</w:t>
        </w:r>
        <w:r w:rsidR="00DD6A04">
          <w:rPr>
            <w:rFonts w:asciiTheme="majorEastAsia" w:eastAsiaTheme="majorEastAsia" w:hAnsiTheme="majorEastAsia" w:cstheme="majorEastAsia"/>
            <w:szCs w:val="21"/>
          </w:rPr>
          <w:t>KM</w:t>
        </w:r>
        <w:r w:rsidR="00DD6A04">
          <w:rPr>
            <w:rFonts w:asciiTheme="majorEastAsia" w:eastAsiaTheme="majorEastAsia" w:hAnsiTheme="majorEastAsia" w:cstheme="majorEastAsia" w:hint="eastAsia"/>
            <w:szCs w:val="21"/>
          </w:rPr>
          <w:t>数据，该参数应可配置</w:t>
        </w:r>
        <w:r w:rsidR="00DD6A04">
          <w:rPr>
            <w:rFonts w:asciiTheme="majorEastAsia" w:eastAsiaTheme="majorEastAsia" w:hAnsiTheme="majorEastAsia" w:cstheme="majorEastAsia"/>
            <w:szCs w:val="21"/>
          </w:rPr>
          <w:t>)</w:t>
        </w:r>
      </w:ins>
      <w:ins w:id="389" w:author="赵杰" w:date="2024-01-19T09:25:00Z">
        <w:r w:rsidRPr="00517D93">
          <w:rPr>
            <w:rFonts w:asciiTheme="majorEastAsia" w:eastAsiaTheme="majorEastAsia" w:hAnsiTheme="majorEastAsia" w:cstheme="majorEastAsia"/>
            <w:szCs w:val="21"/>
            <w:rPrChange w:id="390" w:author="LiShijie3/李世杰" w:date="2024-01-24T11:20:00Z">
              <w:rPr>
                <w:rFonts w:ascii="宋体" w:hAnsi="宋体" w:cs="宋体"/>
                <w:kern w:val="0"/>
                <w:sz w:val="24"/>
                <w:szCs w:val="24"/>
                <w:lang w:bidi="ar"/>
              </w:rPr>
            </w:rPrChange>
          </w:rPr>
          <w:t>，全路径预测树，根据深度优先的机制遍</w:t>
        </w:r>
      </w:ins>
      <w:ins w:id="391" w:author="alix\Jie Zhao\赵杰" w:date="2024-02-29T10:02:00Z">
        <w:r w:rsidR="00350F5A">
          <w:rPr>
            <w:rFonts w:asciiTheme="majorEastAsia" w:eastAsiaTheme="majorEastAsia" w:hAnsiTheme="majorEastAsia" w:cstheme="majorEastAsia" w:hint="eastAsia"/>
            <w:szCs w:val="21"/>
          </w:rPr>
          <w:t>发送</w:t>
        </w:r>
      </w:ins>
      <w:ins w:id="392" w:author="赵杰" w:date="2024-01-19T09:25:00Z">
        <w:del w:id="393" w:author="alix\Jie Zhao\赵杰" w:date="2024-02-29T10:02:00Z">
          <w:r w:rsidRPr="00517D93" w:rsidDel="00350F5A">
            <w:rPr>
              <w:rFonts w:asciiTheme="majorEastAsia" w:eastAsiaTheme="majorEastAsia" w:hAnsiTheme="majorEastAsia" w:cstheme="majorEastAsia"/>
              <w:szCs w:val="21"/>
              <w:rPrChange w:id="394" w:author="LiShijie3/李世杰" w:date="2024-01-24T11:20:00Z">
                <w:rPr>
                  <w:rFonts w:ascii="宋体" w:hAnsi="宋体" w:cs="宋体"/>
                  <w:kern w:val="0"/>
                  <w:sz w:val="24"/>
                  <w:szCs w:val="24"/>
                  <w:lang w:bidi="ar"/>
                </w:rPr>
              </w:rPrChange>
            </w:rPr>
            <w:delText>历</w:delText>
          </w:r>
          <w:r w:rsidRPr="00517D93" w:rsidDel="00350F5A">
            <w:rPr>
              <w:rFonts w:asciiTheme="majorEastAsia" w:eastAsiaTheme="majorEastAsia" w:hAnsiTheme="majorEastAsia" w:cstheme="majorEastAsia" w:hint="eastAsia"/>
              <w:szCs w:val="21"/>
              <w:rPrChange w:id="395" w:author="LiShijie3/李世杰" w:date="2024-01-24T11:20:00Z">
                <w:rPr>
                  <w:rFonts w:ascii="宋体" w:hAnsi="宋体" w:cs="宋体" w:hint="eastAsia"/>
                  <w:kern w:val="0"/>
                  <w:sz w:val="24"/>
                  <w:szCs w:val="24"/>
                  <w:lang w:bidi="ar"/>
                </w:rPr>
              </w:rPrChange>
            </w:rPr>
            <w:delText>＋</w:delText>
          </w:r>
        </w:del>
      </w:ins>
    </w:p>
    <w:p w14:paraId="63F8F8F9" w14:textId="6A383B9A" w:rsidR="00E649D5" w:rsidRPr="00517D93" w:rsidRDefault="001E4860">
      <w:pPr>
        <w:pStyle w:val="af1"/>
        <w:numPr>
          <w:ilvl w:val="0"/>
          <w:numId w:val="11"/>
        </w:numPr>
        <w:spacing w:afterLines="50" w:after="156" w:line="240" w:lineRule="auto"/>
        <w:ind w:firstLineChars="0"/>
        <w:rPr>
          <w:ins w:id="396" w:author="赵杰" w:date="2024-01-19T09:25:00Z"/>
          <w:rFonts w:asciiTheme="majorEastAsia" w:eastAsiaTheme="majorEastAsia" w:hAnsiTheme="majorEastAsia" w:cstheme="majorEastAsia"/>
          <w:szCs w:val="21"/>
          <w:rPrChange w:id="397" w:author="LiShijie3/李世杰" w:date="2024-01-24T11:20:00Z">
            <w:rPr>
              <w:ins w:id="398" w:author="赵杰" w:date="2024-01-19T09:25:00Z"/>
              <w:rFonts w:ascii="宋体" w:hAnsi="宋体" w:cs="宋体"/>
              <w:kern w:val="0"/>
              <w:sz w:val="24"/>
              <w:szCs w:val="24"/>
            </w:rPr>
          </w:rPrChange>
        </w:rPr>
        <w:pPrChange w:id="399" w:author="LiShijie3/李世杰" w:date="2024-01-24T14:03:00Z">
          <w:pPr>
            <w:widowControl/>
            <w:spacing w:line="360" w:lineRule="auto"/>
            <w:jc w:val="left"/>
          </w:pPr>
        </w:pPrChange>
      </w:pPr>
      <w:ins w:id="400" w:author="赵杰" w:date="2024-01-19T09:25:00Z">
        <w:del w:id="401" w:author="LiShijie3/李世杰" w:date="2024-01-24T14:03:00Z">
          <w:r w:rsidRPr="00517D93" w:rsidDel="00E57333">
            <w:rPr>
              <w:rFonts w:asciiTheme="majorEastAsia" w:eastAsiaTheme="majorEastAsia" w:hAnsiTheme="majorEastAsia" w:cstheme="majorEastAsia"/>
              <w:szCs w:val="21"/>
              <w:rPrChange w:id="402" w:author="LiShijie3/李世杰" w:date="2024-01-24T11:20:00Z">
                <w:rPr>
                  <w:rFonts w:ascii="宋体" w:hAnsi="宋体" w:cs="宋体"/>
                  <w:kern w:val="0"/>
                  <w:sz w:val="24"/>
                  <w:szCs w:val="24"/>
                  <w:lang w:bidi="ar"/>
                </w:rPr>
              </w:rPrChange>
            </w:rPr>
            <w:delText>a．</w:delText>
          </w:r>
        </w:del>
        <w:r w:rsidRPr="00517D93">
          <w:rPr>
            <w:rFonts w:asciiTheme="majorEastAsia" w:eastAsiaTheme="majorEastAsia" w:hAnsiTheme="majorEastAsia" w:cstheme="majorEastAsia" w:hint="eastAsia"/>
            <w:szCs w:val="21"/>
            <w:rPrChange w:id="403" w:author="LiShijie3/李世杰" w:date="2024-01-24T11:20:00Z">
              <w:rPr>
                <w:rFonts w:ascii="宋体" w:hAnsi="宋体" w:cs="宋体" w:hint="eastAsia"/>
                <w:kern w:val="0"/>
                <w:sz w:val="24"/>
                <w:szCs w:val="24"/>
                <w:lang w:bidi="ar"/>
              </w:rPr>
            </w:rPrChange>
          </w:rPr>
          <w:t>行进中：每前进</w:t>
        </w:r>
      </w:ins>
      <w:ins w:id="404" w:author="alix\Jie Zhao\赵杰" w:date="2024-02-29T10:02:00Z">
        <w:r w:rsidR="00C77F58">
          <w:rPr>
            <w:rFonts w:asciiTheme="majorEastAsia" w:eastAsiaTheme="majorEastAsia" w:hAnsiTheme="majorEastAsia" w:cstheme="majorEastAsia"/>
            <w:szCs w:val="21"/>
          </w:rPr>
          <w:t>200</w:t>
        </w:r>
      </w:ins>
      <w:ins w:id="405" w:author="赵杰" w:date="2024-01-19T09:25:00Z">
        <w:del w:id="406" w:author="alix\Jie Zhao\赵杰" w:date="2024-02-29T10:02:00Z">
          <w:r w:rsidRPr="00517D93" w:rsidDel="00C77F58">
            <w:rPr>
              <w:rFonts w:asciiTheme="majorEastAsia" w:eastAsiaTheme="majorEastAsia" w:hAnsiTheme="majorEastAsia" w:cstheme="majorEastAsia"/>
              <w:szCs w:val="21"/>
              <w:rPrChange w:id="407" w:author="LiShijie3/李世杰" w:date="2024-01-24T11:20:00Z">
                <w:rPr>
                  <w:rFonts w:ascii="宋体" w:hAnsi="宋体" w:cs="宋体"/>
                  <w:kern w:val="0"/>
                  <w:sz w:val="24"/>
                  <w:szCs w:val="24"/>
                  <w:lang w:bidi="ar"/>
                </w:rPr>
              </w:rPrChange>
            </w:rPr>
            <w:delText>1k</w:delText>
          </w:r>
        </w:del>
        <w:r w:rsidRPr="00517D93">
          <w:rPr>
            <w:rFonts w:asciiTheme="majorEastAsia" w:eastAsiaTheme="majorEastAsia" w:hAnsiTheme="majorEastAsia" w:cstheme="majorEastAsia"/>
            <w:szCs w:val="21"/>
            <w:rPrChange w:id="408" w:author="LiShijie3/李世杰" w:date="2024-01-24T11:20:00Z">
              <w:rPr>
                <w:rFonts w:ascii="宋体" w:hAnsi="宋体" w:cs="宋体"/>
                <w:kern w:val="0"/>
                <w:sz w:val="24"/>
                <w:szCs w:val="24"/>
                <w:lang w:bidi="ar"/>
              </w:rPr>
            </w:rPrChange>
          </w:rPr>
          <w:t>m，向前构建新的</w:t>
        </w:r>
      </w:ins>
      <w:ins w:id="409" w:author="alix\Jie Zhao\赵杰" w:date="2024-02-29T10:02:00Z">
        <w:r w:rsidR="00C77F58">
          <w:rPr>
            <w:rFonts w:asciiTheme="majorEastAsia" w:eastAsiaTheme="majorEastAsia" w:hAnsiTheme="majorEastAsia" w:cstheme="majorEastAsia"/>
            <w:szCs w:val="21"/>
          </w:rPr>
          <w:t>200</w:t>
        </w:r>
      </w:ins>
      <w:ins w:id="410" w:author="赵杰" w:date="2024-01-19T09:25:00Z">
        <w:del w:id="411" w:author="alix\Jie Zhao\赵杰" w:date="2024-02-29T10:02:00Z">
          <w:r w:rsidRPr="00517D93" w:rsidDel="00C77F58">
            <w:rPr>
              <w:rFonts w:asciiTheme="majorEastAsia" w:eastAsiaTheme="majorEastAsia" w:hAnsiTheme="majorEastAsia" w:cstheme="majorEastAsia"/>
              <w:szCs w:val="21"/>
              <w:rPrChange w:id="412" w:author="LiShijie3/李世杰" w:date="2024-01-24T11:20:00Z">
                <w:rPr>
                  <w:rFonts w:ascii="宋体" w:hAnsi="宋体" w:cs="宋体"/>
                  <w:kern w:val="0"/>
                  <w:sz w:val="24"/>
                  <w:szCs w:val="24"/>
                  <w:lang w:bidi="ar"/>
                </w:rPr>
              </w:rPrChange>
            </w:rPr>
            <w:delText>1k</w:delText>
          </w:r>
        </w:del>
        <w:r w:rsidRPr="00517D93">
          <w:rPr>
            <w:rFonts w:asciiTheme="majorEastAsia" w:eastAsiaTheme="majorEastAsia" w:hAnsiTheme="majorEastAsia" w:cstheme="majorEastAsia"/>
            <w:szCs w:val="21"/>
            <w:rPrChange w:id="413" w:author="LiShijie3/李世杰" w:date="2024-01-24T11:20:00Z">
              <w:rPr>
                <w:rFonts w:ascii="宋体" w:hAnsi="宋体" w:cs="宋体"/>
                <w:kern w:val="0"/>
                <w:sz w:val="24"/>
                <w:szCs w:val="24"/>
                <w:lang w:bidi="ar"/>
              </w:rPr>
            </w:rPrChange>
          </w:rPr>
          <w:t>m路网，添加到路径树</w:t>
        </w:r>
      </w:ins>
      <w:ins w:id="414" w:author="alix\Jie Zhao\赵杰" w:date="2024-02-29T10:02:00Z">
        <w:r w:rsidR="00E6471B">
          <w:rPr>
            <w:rFonts w:asciiTheme="majorEastAsia" w:eastAsiaTheme="majorEastAsia" w:hAnsiTheme="majorEastAsia" w:cstheme="majorEastAsia" w:hint="eastAsia"/>
            <w:szCs w:val="21"/>
          </w:rPr>
          <w:t>，补齐2</w:t>
        </w:r>
        <w:r w:rsidR="00E6471B">
          <w:rPr>
            <w:rFonts w:asciiTheme="majorEastAsia" w:eastAsiaTheme="majorEastAsia" w:hAnsiTheme="majorEastAsia" w:cstheme="majorEastAsia"/>
            <w:szCs w:val="21"/>
          </w:rPr>
          <w:t>KM</w:t>
        </w:r>
        <w:r w:rsidR="00E6471B">
          <w:rPr>
            <w:rFonts w:asciiTheme="majorEastAsia" w:eastAsiaTheme="majorEastAsia" w:hAnsiTheme="majorEastAsia" w:cstheme="majorEastAsia" w:hint="eastAsia"/>
            <w:szCs w:val="21"/>
          </w:rPr>
          <w:t>数据</w:t>
        </w:r>
      </w:ins>
    </w:p>
    <w:p w14:paraId="61744717" w14:textId="36DD46FA" w:rsidR="00E649D5" w:rsidRPr="00517D93" w:rsidRDefault="001E4860">
      <w:pPr>
        <w:pStyle w:val="af1"/>
        <w:numPr>
          <w:ilvl w:val="0"/>
          <w:numId w:val="11"/>
        </w:numPr>
        <w:spacing w:afterLines="50" w:after="156" w:line="240" w:lineRule="auto"/>
        <w:ind w:firstLineChars="0"/>
        <w:rPr>
          <w:ins w:id="415" w:author="赵杰" w:date="2024-01-19T09:25:00Z"/>
          <w:rFonts w:asciiTheme="majorEastAsia" w:eastAsiaTheme="majorEastAsia" w:hAnsiTheme="majorEastAsia" w:cstheme="majorEastAsia"/>
          <w:szCs w:val="21"/>
          <w:rPrChange w:id="416" w:author="LiShijie3/李世杰" w:date="2024-01-24T11:20:00Z">
            <w:rPr>
              <w:ins w:id="417" w:author="赵杰" w:date="2024-01-19T09:25:00Z"/>
              <w:rFonts w:ascii="宋体" w:hAnsi="宋体" w:cs="宋体"/>
              <w:kern w:val="0"/>
              <w:sz w:val="24"/>
              <w:szCs w:val="24"/>
            </w:rPr>
          </w:rPrChange>
        </w:rPr>
        <w:pPrChange w:id="418" w:author="LiShijie3/李世杰" w:date="2024-01-24T14:03:00Z">
          <w:pPr>
            <w:widowControl/>
            <w:spacing w:line="360" w:lineRule="auto"/>
            <w:jc w:val="left"/>
          </w:pPr>
        </w:pPrChange>
      </w:pPr>
      <w:ins w:id="419" w:author="赵杰" w:date="2024-01-19T09:25:00Z">
        <w:del w:id="420" w:author="LiShijie3/李世杰" w:date="2024-01-24T14:04:00Z">
          <w:r w:rsidRPr="00517D93" w:rsidDel="00E57333">
            <w:rPr>
              <w:rFonts w:asciiTheme="majorEastAsia" w:eastAsiaTheme="majorEastAsia" w:hAnsiTheme="majorEastAsia" w:cstheme="majorEastAsia"/>
              <w:szCs w:val="21"/>
              <w:rPrChange w:id="421" w:author="LiShijie3/李世杰" w:date="2024-01-24T11:20:00Z">
                <w:rPr>
                  <w:rFonts w:ascii="宋体" w:hAnsi="宋体" w:cs="宋体"/>
                  <w:kern w:val="0"/>
                  <w:sz w:val="24"/>
                  <w:szCs w:val="24"/>
                  <w:lang w:bidi="ar"/>
                </w:rPr>
              </w:rPrChange>
            </w:rPr>
            <w:delText>b．</w:delText>
          </w:r>
        </w:del>
        <w:r w:rsidRPr="00517D93">
          <w:rPr>
            <w:rFonts w:asciiTheme="majorEastAsia" w:eastAsiaTheme="majorEastAsia" w:hAnsiTheme="majorEastAsia" w:cstheme="majorEastAsia" w:hint="eastAsia"/>
            <w:szCs w:val="21"/>
            <w:rPrChange w:id="422" w:author="LiShijie3/李世杰" w:date="2024-01-24T11:20:00Z">
              <w:rPr>
                <w:rFonts w:ascii="宋体" w:hAnsi="宋体" w:cs="宋体" w:hint="eastAsia"/>
                <w:kern w:val="0"/>
                <w:sz w:val="24"/>
                <w:szCs w:val="24"/>
                <w:lang w:bidi="ar"/>
              </w:rPr>
            </w:rPrChange>
          </w:rPr>
          <w:t>优先原则：</w:t>
        </w:r>
      </w:ins>
      <w:ins w:id="423" w:author="alix\Jie Zhao\赵杰" w:date="2024-02-29T10:04:00Z">
        <w:r w:rsidR="000E2143">
          <w:rPr>
            <w:rFonts w:ascii="Times New Roman" w:hAnsi="Times New Roman" w:cs="Times New Roman"/>
            <w:sz w:val="23"/>
            <w:szCs w:val="23"/>
          </w:rPr>
          <w:t>MPP</w:t>
        </w:r>
        <w:r w:rsidR="000E2143">
          <w:rPr>
            <w:rFonts w:hAnsi="Times New Roman" w:hint="eastAsia"/>
            <w:sz w:val="23"/>
            <w:szCs w:val="23"/>
          </w:rPr>
          <w:t>在有导航路径时以导航路径优先，无导航路径时采用主路优先、道路等级优先、道路等级相同时最小角度优先的原则</w:t>
        </w:r>
        <w:r w:rsidR="00F16155">
          <w:rPr>
            <w:rFonts w:hAnsi="Times New Roman" w:hint="eastAsia"/>
            <w:sz w:val="23"/>
            <w:szCs w:val="23"/>
          </w:rPr>
          <w:t>，</w:t>
        </w:r>
      </w:ins>
      <w:ins w:id="424" w:author="alix\Jie Zhao\赵杰" w:date="2024-02-29T10:05:00Z">
        <w:r w:rsidR="004E6DDF">
          <w:rPr>
            <w:rFonts w:asciiTheme="majorEastAsia" w:eastAsiaTheme="majorEastAsia" w:hAnsiTheme="majorEastAsia" w:cstheme="majorEastAsia"/>
            <w:szCs w:val="21"/>
          </w:rPr>
          <w:t>Path Id</w:t>
        </w:r>
      </w:ins>
      <w:ins w:id="425" w:author="alix\Jie Zhao\赵杰" w:date="2024-02-29T10:04:00Z">
        <w:r w:rsidR="00F16155">
          <w:rPr>
            <w:rFonts w:hAnsi="Times New Roman"/>
            <w:sz w:val="23"/>
            <w:szCs w:val="23"/>
          </w:rPr>
          <w:t xml:space="preserve"> </w:t>
        </w:r>
      </w:ins>
      <w:ins w:id="426" w:author="alix\Jie Zhao\赵杰" w:date="2024-02-29T10:05:00Z">
        <w:r w:rsidR="00F16155">
          <w:rPr>
            <w:rFonts w:hAnsi="Times New Roman" w:hint="eastAsia"/>
            <w:sz w:val="23"/>
            <w:szCs w:val="23"/>
          </w:rPr>
          <w:t>采用相同原则，从小到大</w:t>
        </w:r>
      </w:ins>
      <w:ins w:id="427" w:author="赵杰" w:date="2024-01-19T09:25:00Z">
        <w:del w:id="428" w:author="alix\Jie Zhao\赵杰" w:date="2024-02-29T10:04:00Z">
          <w:r w:rsidRPr="00517D93" w:rsidDel="000E2143">
            <w:rPr>
              <w:rFonts w:asciiTheme="majorEastAsia" w:eastAsiaTheme="majorEastAsia" w:hAnsiTheme="majorEastAsia" w:cstheme="majorEastAsia" w:hint="eastAsia"/>
              <w:szCs w:val="21"/>
              <w:rPrChange w:id="429" w:author="LiShijie3/李世杰" w:date="2024-01-24T11:20:00Z">
                <w:rPr>
                  <w:rFonts w:ascii="宋体" w:hAnsi="宋体" w:cs="宋体" w:hint="eastAsia"/>
                  <w:kern w:val="0"/>
                  <w:sz w:val="24"/>
                  <w:szCs w:val="24"/>
                  <w:lang w:bidi="ar"/>
                </w:rPr>
              </w:rPrChange>
            </w:rPr>
            <w:delText>目前</w:delText>
          </w:r>
        </w:del>
      </w:ins>
      <w:ins w:id="430" w:author="LiShijie3/李世杰" w:date="2024-01-24T11:25:00Z">
        <w:del w:id="431" w:author="alix\Jie Zhao\赵杰" w:date="2024-02-29T10:04:00Z">
          <w:r w:rsidR="00203D00" w:rsidDel="000E2143">
            <w:rPr>
              <w:rFonts w:asciiTheme="majorEastAsia" w:eastAsiaTheme="majorEastAsia" w:hAnsiTheme="majorEastAsia" w:cstheme="majorEastAsia"/>
              <w:szCs w:val="21"/>
            </w:rPr>
            <w:delText>Path</w:delText>
          </w:r>
        </w:del>
      </w:ins>
      <w:ins w:id="432" w:author="LiShijie3/李世杰" w:date="2024-01-24T11:26:00Z">
        <w:del w:id="433" w:author="alix\Jie Zhao\赵杰" w:date="2024-02-29T10:04:00Z">
          <w:r w:rsidR="00203D00" w:rsidDel="000E2143">
            <w:rPr>
              <w:rFonts w:asciiTheme="majorEastAsia" w:eastAsiaTheme="majorEastAsia" w:hAnsiTheme="majorEastAsia" w:cstheme="majorEastAsia"/>
              <w:szCs w:val="21"/>
            </w:rPr>
            <w:delText xml:space="preserve"> </w:delText>
          </w:r>
        </w:del>
      </w:ins>
      <w:ins w:id="434" w:author="LiShijie3/李世杰" w:date="2024-01-24T11:25:00Z">
        <w:del w:id="435" w:author="alix\Jie Zhao\赵杰" w:date="2024-02-29T10:04:00Z">
          <w:r w:rsidR="00203D00" w:rsidDel="000E2143">
            <w:rPr>
              <w:rFonts w:asciiTheme="majorEastAsia" w:eastAsiaTheme="majorEastAsia" w:hAnsiTheme="majorEastAsia" w:cstheme="majorEastAsia"/>
              <w:szCs w:val="21"/>
            </w:rPr>
            <w:delText>Id</w:delText>
          </w:r>
        </w:del>
      </w:ins>
      <w:ins w:id="436" w:author="赵杰" w:date="2024-01-19T09:25:00Z">
        <w:del w:id="437" w:author="alix\Jie Zhao\赵杰" w:date="2024-02-29T10:04:00Z">
          <w:r w:rsidRPr="00517D93" w:rsidDel="000E2143">
            <w:rPr>
              <w:rFonts w:asciiTheme="majorEastAsia" w:eastAsiaTheme="majorEastAsia" w:hAnsiTheme="majorEastAsia" w:cstheme="majorEastAsia"/>
              <w:szCs w:val="21"/>
              <w:rPrChange w:id="438" w:author="LiShijie3/李世杰" w:date="2024-01-24T11:20:00Z">
                <w:rPr>
                  <w:rFonts w:ascii="宋体" w:hAnsi="宋体" w:cs="宋体"/>
                  <w:kern w:val="0"/>
                  <w:sz w:val="24"/>
                  <w:szCs w:val="24"/>
                  <w:lang w:bidi="ar"/>
                </w:rPr>
              </w:rPrChange>
            </w:rPr>
            <w:delText>pathID</w:delText>
          </w:r>
          <w:r w:rsidRPr="00517D93" w:rsidDel="000E2143">
            <w:rPr>
              <w:rFonts w:asciiTheme="majorEastAsia" w:eastAsiaTheme="majorEastAsia" w:hAnsiTheme="majorEastAsia" w:cstheme="majorEastAsia" w:hint="eastAsia"/>
              <w:szCs w:val="21"/>
              <w:rPrChange w:id="439" w:author="LiShijie3/李世杰" w:date="2024-01-24T11:20:00Z">
                <w:rPr>
                  <w:rFonts w:ascii="宋体" w:hAnsi="宋体" w:cs="宋体" w:hint="eastAsia"/>
                  <w:kern w:val="0"/>
                  <w:sz w:val="24"/>
                  <w:szCs w:val="24"/>
                  <w:lang w:bidi="ar"/>
                </w:rPr>
              </w:rPrChange>
            </w:rPr>
            <w:delText>继承原则采用主路优先、等级相同时左侧优先的</w:delText>
          </w:r>
          <w:commentRangeStart w:id="440"/>
          <w:r w:rsidRPr="00517D93" w:rsidDel="000E2143">
            <w:rPr>
              <w:rFonts w:asciiTheme="majorEastAsia" w:eastAsiaTheme="majorEastAsia" w:hAnsiTheme="majorEastAsia" w:cstheme="majorEastAsia" w:hint="eastAsia"/>
              <w:szCs w:val="21"/>
              <w:rPrChange w:id="441" w:author="LiShijie3/李世杰" w:date="2024-01-24T11:20:00Z">
                <w:rPr>
                  <w:rFonts w:ascii="宋体" w:hAnsi="宋体" w:cs="宋体" w:hint="eastAsia"/>
                  <w:kern w:val="0"/>
                  <w:sz w:val="24"/>
                  <w:szCs w:val="24"/>
                  <w:lang w:bidi="ar"/>
                </w:rPr>
              </w:rPrChange>
            </w:rPr>
            <w:delText>原则</w:delText>
          </w:r>
        </w:del>
      </w:ins>
      <w:commentRangeEnd w:id="440"/>
      <w:del w:id="442" w:author="alix\Jie Zhao\赵杰" w:date="2024-02-29T10:04:00Z">
        <w:r w:rsidR="00DE37F5" w:rsidDel="000E2143">
          <w:rPr>
            <w:rStyle w:val="af0"/>
            <w:kern w:val="0"/>
            <w:lang w:eastAsia="en-US"/>
          </w:rPr>
          <w:commentReference w:id="440"/>
        </w:r>
      </w:del>
      <w:ins w:id="443" w:author="赵杰" w:date="2024-01-19T09:25:00Z">
        <w:del w:id="444" w:author="曾勇" w:date="2024-01-19T09:56:00Z">
          <w:r w:rsidRPr="00517D93">
            <w:rPr>
              <w:rFonts w:asciiTheme="majorEastAsia" w:eastAsiaTheme="majorEastAsia" w:hAnsiTheme="majorEastAsia" w:cstheme="majorEastAsia" w:hint="eastAsia"/>
              <w:szCs w:val="21"/>
              <w:rPrChange w:id="445" w:author="LiShijie3/李世杰" w:date="2024-01-24T11:20:00Z">
                <w:rPr>
                  <w:rFonts w:ascii="宋体" w:hAnsi="宋体" w:cs="宋体" w:hint="eastAsia"/>
                  <w:kern w:val="0"/>
                  <w:sz w:val="24"/>
                  <w:szCs w:val="24"/>
                  <w:lang w:bidi="ar"/>
                </w:rPr>
              </w:rPrChange>
            </w:rPr>
            <w:delText>～</w:delText>
          </w:r>
        </w:del>
      </w:ins>
    </w:p>
    <w:p w14:paraId="44D82701" w14:textId="77777777" w:rsidR="00E649D5" w:rsidRDefault="001E4860">
      <w:pPr>
        <w:pStyle w:val="af1"/>
        <w:numPr>
          <w:ilvl w:val="0"/>
          <w:numId w:val="11"/>
        </w:numPr>
        <w:spacing w:afterLines="50" w:after="156" w:line="240" w:lineRule="auto"/>
        <w:ind w:firstLineChars="0"/>
        <w:rPr>
          <w:ins w:id="446" w:author="LiShijie3/李世杰" w:date="2024-01-24T14:03:00Z"/>
          <w:rFonts w:asciiTheme="majorEastAsia" w:eastAsiaTheme="majorEastAsia" w:hAnsiTheme="majorEastAsia" w:cstheme="majorEastAsia"/>
          <w:szCs w:val="21"/>
        </w:rPr>
        <w:pPrChange w:id="447" w:author="LiShijie3/李世杰" w:date="2024-01-24T14:03:00Z">
          <w:pPr>
            <w:widowControl/>
            <w:spacing w:line="360" w:lineRule="auto"/>
            <w:jc w:val="left"/>
          </w:pPr>
        </w:pPrChange>
      </w:pPr>
      <w:ins w:id="448" w:author="赵杰" w:date="2024-01-19T09:25:00Z">
        <w:del w:id="449" w:author="LiShijie3/李世杰" w:date="2024-01-24T14:04:00Z">
          <w:r w:rsidRPr="00517D93" w:rsidDel="00E57333">
            <w:rPr>
              <w:rFonts w:asciiTheme="majorEastAsia" w:eastAsiaTheme="majorEastAsia" w:hAnsiTheme="majorEastAsia" w:cstheme="majorEastAsia"/>
              <w:szCs w:val="21"/>
              <w:rPrChange w:id="450" w:author="LiShijie3/李世杰" w:date="2024-01-24T11:20:00Z">
                <w:rPr>
                  <w:rFonts w:ascii="宋体" w:hAnsi="宋体" w:cs="宋体"/>
                  <w:kern w:val="0"/>
                  <w:sz w:val="24"/>
                  <w:szCs w:val="24"/>
                  <w:lang w:bidi="ar"/>
                </w:rPr>
              </w:rPrChange>
            </w:rPr>
            <w:lastRenderedPageBreak/>
            <w:delText>c．</w:delText>
          </w:r>
        </w:del>
        <w:r w:rsidRPr="00517D93">
          <w:rPr>
            <w:rFonts w:asciiTheme="majorEastAsia" w:eastAsiaTheme="majorEastAsia" w:hAnsiTheme="majorEastAsia" w:cstheme="majorEastAsia" w:hint="eastAsia"/>
            <w:szCs w:val="21"/>
            <w:rPrChange w:id="451" w:author="LiShijie3/李世杰" w:date="2024-01-24T11:20:00Z">
              <w:rPr>
                <w:rFonts w:ascii="宋体" w:hAnsi="宋体" w:cs="宋体" w:hint="eastAsia"/>
                <w:kern w:val="0"/>
                <w:sz w:val="24"/>
                <w:szCs w:val="24"/>
                <w:lang w:bidi="ar"/>
              </w:rPr>
            </w:rPrChange>
          </w:rPr>
          <w:t>删除机制：当行驶过该路口超过</w:t>
        </w:r>
        <w:r w:rsidRPr="00517D93">
          <w:rPr>
            <w:rFonts w:asciiTheme="majorEastAsia" w:eastAsiaTheme="majorEastAsia" w:hAnsiTheme="majorEastAsia" w:cstheme="majorEastAsia"/>
            <w:szCs w:val="21"/>
            <w:rPrChange w:id="452" w:author="LiShijie3/李世杰" w:date="2024-01-24T11:20:00Z">
              <w:rPr>
                <w:rFonts w:ascii="宋体" w:hAnsi="宋体" w:cs="宋体"/>
                <w:kern w:val="0"/>
                <w:sz w:val="24"/>
                <w:szCs w:val="24"/>
                <w:lang w:bidi="ar"/>
              </w:rPr>
            </w:rPrChange>
          </w:rPr>
          <w:t>100m后，路口相关的子路径移除路径树</w:t>
        </w:r>
      </w:ins>
    </w:p>
    <w:p w14:paraId="335D2F8D" w14:textId="77777777" w:rsidR="00E57333" w:rsidRPr="00E57333" w:rsidRDefault="00E57333">
      <w:pPr>
        <w:spacing w:afterLines="50" w:after="156" w:line="240" w:lineRule="auto"/>
        <w:rPr>
          <w:rFonts w:asciiTheme="majorEastAsia" w:eastAsiaTheme="majorEastAsia" w:hAnsiTheme="majorEastAsia" w:cstheme="majorEastAsia"/>
          <w:szCs w:val="21"/>
          <w:rPrChange w:id="453" w:author="LiShijie3/李世杰" w:date="2024-01-24T14:04:00Z">
            <w:rPr>
              <w:rFonts w:ascii="宋体" w:hAnsi="宋体" w:cs="宋体"/>
              <w:kern w:val="0"/>
              <w:sz w:val="24"/>
              <w:szCs w:val="24"/>
            </w:rPr>
          </w:rPrChange>
        </w:rPr>
        <w:pPrChange w:id="454" w:author="LiShijie3/李世杰" w:date="2024-01-24T14:04:00Z">
          <w:pPr>
            <w:widowControl/>
            <w:spacing w:line="360" w:lineRule="auto"/>
            <w:jc w:val="left"/>
          </w:pPr>
        </w:pPrChange>
      </w:pPr>
    </w:p>
    <w:p w14:paraId="18F5F410" w14:textId="77777777" w:rsidR="00E649D5" w:rsidRPr="00203D00" w:rsidRDefault="001E4860">
      <w:pPr>
        <w:pStyle w:val="af1"/>
        <w:numPr>
          <w:ilvl w:val="3"/>
          <w:numId w:val="6"/>
        </w:numPr>
        <w:spacing w:afterLines="50" w:after="156" w:line="240" w:lineRule="auto"/>
        <w:ind w:firstLineChars="0"/>
        <w:rPr>
          <w:rFonts w:asciiTheme="majorEastAsia" w:eastAsiaTheme="majorEastAsia" w:hAnsiTheme="majorEastAsia" w:cstheme="majorEastAsia"/>
          <w:szCs w:val="21"/>
          <w:rPrChange w:id="455" w:author="LiShijie3/李世杰" w:date="2024-01-24T11:27:00Z">
            <w:rPr>
              <w:rFonts w:ascii="宋体" w:hAnsi="宋体" w:cs="宋体"/>
              <w:kern w:val="0"/>
              <w:sz w:val="24"/>
              <w:szCs w:val="24"/>
              <w:lang w:bidi="ar"/>
            </w:rPr>
          </w:rPrChange>
        </w:rPr>
        <w:pPrChange w:id="456" w:author="LiShijie3/李世杰" w:date="2024-01-24T13:50:00Z">
          <w:pPr>
            <w:widowControl/>
            <w:spacing w:line="360" w:lineRule="auto"/>
            <w:ind w:firstLineChars="200" w:firstLine="480"/>
            <w:jc w:val="left"/>
          </w:pPr>
        </w:pPrChange>
      </w:pPr>
      <w:del w:id="457" w:author="LiShijie3/李世杰" w:date="2024-01-24T13:50:00Z">
        <w:r w:rsidRPr="0037444B" w:rsidDel="0037444B">
          <w:rPr>
            <w:rFonts w:asciiTheme="majorEastAsia" w:eastAsiaTheme="majorEastAsia" w:hAnsiTheme="majorEastAsia" w:cstheme="majorEastAsia"/>
            <w:szCs w:val="21"/>
            <w:rPrChange w:id="458" w:author="LiShijie3/李世杰" w:date="2024-01-24T13:50:00Z">
              <w:rPr>
                <w:rFonts w:ascii="宋体" w:hAnsi="宋体" w:cs="宋体"/>
                <w:kern w:val="0"/>
                <w:sz w:val="24"/>
                <w:szCs w:val="24"/>
                <w:lang w:bidi="ar"/>
              </w:rPr>
            </w:rPrChange>
          </w:rPr>
          <w:delText xml:space="preserve">3.1.3.3 </w:delText>
        </w:r>
      </w:del>
      <w:r w:rsidRPr="00203D00">
        <w:rPr>
          <w:rFonts w:asciiTheme="majorEastAsia" w:eastAsiaTheme="majorEastAsia" w:hAnsiTheme="majorEastAsia" w:cstheme="majorEastAsia" w:hint="eastAsia"/>
          <w:szCs w:val="21"/>
          <w:rPrChange w:id="459" w:author="LiShijie3/李世杰" w:date="2024-01-24T11:27:00Z">
            <w:rPr>
              <w:rFonts w:ascii="宋体" w:hAnsi="宋体" w:cs="宋体" w:hint="eastAsia"/>
              <w:kern w:val="0"/>
              <w:sz w:val="24"/>
              <w:szCs w:val="24"/>
              <w:lang w:bidi="ar"/>
            </w:rPr>
          </w:rPrChange>
        </w:rPr>
        <w:t>元数据要素需求</w:t>
      </w:r>
    </w:p>
    <w:p w14:paraId="2EA0DA5D" w14:textId="77777777" w:rsidR="00E649D5" w:rsidRPr="00203D00" w:rsidRDefault="001E4860">
      <w:pPr>
        <w:widowControl/>
        <w:spacing w:line="360" w:lineRule="auto"/>
        <w:jc w:val="left"/>
        <w:rPr>
          <w:rFonts w:asciiTheme="majorEastAsia" w:eastAsiaTheme="majorEastAsia" w:hAnsiTheme="majorEastAsia" w:cstheme="majorEastAsia"/>
          <w:szCs w:val="21"/>
          <w:rPrChange w:id="460" w:author="LiShijie3/李世杰" w:date="2024-01-24T11:28:00Z">
            <w:rPr>
              <w:rFonts w:ascii="宋体" w:hAnsi="宋体" w:cs="宋体"/>
              <w:kern w:val="0"/>
              <w:sz w:val="24"/>
              <w:szCs w:val="24"/>
            </w:rPr>
          </w:rPrChange>
        </w:rPr>
      </w:pPr>
      <w:r w:rsidRPr="00203D00">
        <w:rPr>
          <w:rFonts w:asciiTheme="majorEastAsia" w:eastAsiaTheme="majorEastAsia" w:hAnsiTheme="majorEastAsia" w:cstheme="majorEastAsia" w:hint="eastAsia"/>
          <w:szCs w:val="21"/>
          <w:rPrChange w:id="461" w:author="LiShijie3/李世杰" w:date="2024-01-24T11:28:00Z">
            <w:rPr>
              <w:rFonts w:ascii="宋体" w:hAnsi="宋体" w:cs="宋体" w:hint="eastAsia"/>
              <w:kern w:val="0"/>
              <w:sz w:val="24"/>
              <w:szCs w:val="24"/>
              <w:lang w:bidi="ar"/>
            </w:rPr>
          </w:rPrChange>
        </w:rPr>
        <w:t>全国高速、城区快速路和高架路等结构化道路</w:t>
      </w:r>
      <w:r w:rsidRPr="00203D00">
        <w:rPr>
          <w:rFonts w:asciiTheme="majorEastAsia" w:eastAsiaTheme="majorEastAsia" w:hAnsiTheme="majorEastAsia" w:cstheme="majorEastAsia"/>
          <w:szCs w:val="21"/>
          <w:rPrChange w:id="462" w:author="LiShijie3/李世杰" w:date="2024-01-24T11:28:00Z">
            <w:rPr>
              <w:rFonts w:ascii="宋体" w:hAnsi="宋体" w:cs="宋体"/>
              <w:kern w:val="0"/>
              <w:sz w:val="24"/>
              <w:szCs w:val="24"/>
              <w:lang w:bidi="ar"/>
            </w:rPr>
          </w:rPrChange>
        </w:rPr>
        <w:t>HD map数据要素</w:t>
      </w:r>
    </w:p>
    <w:tbl>
      <w:tblPr>
        <w:tblStyle w:val="af"/>
        <w:tblW w:w="9658" w:type="dxa"/>
        <w:tblLayout w:type="fixed"/>
        <w:tblLook w:val="04A0" w:firstRow="1" w:lastRow="0" w:firstColumn="1" w:lastColumn="0" w:noHBand="0" w:noVBand="1"/>
      </w:tblPr>
      <w:tblGrid>
        <w:gridCol w:w="1357"/>
        <w:gridCol w:w="2227"/>
        <w:gridCol w:w="3660"/>
        <w:gridCol w:w="2414"/>
      </w:tblGrid>
      <w:tr w:rsidR="0037444B" w:rsidRPr="00B6167C" w14:paraId="2EC03BF9" w14:textId="77777777" w:rsidTr="00011995">
        <w:trPr>
          <w:trHeight w:val="308"/>
        </w:trPr>
        <w:tc>
          <w:tcPr>
            <w:tcW w:w="1357" w:type="dxa"/>
            <w:tcBorders>
              <w:top w:val="single" w:sz="4" w:space="0" w:color="auto"/>
              <w:left w:val="single" w:sz="4" w:space="0" w:color="auto"/>
              <w:bottom w:val="single" w:sz="4" w:space="0" w:color="auto"/>
              <w:right w:val="single" w:sz="4" w:space="0" w:color="auto"/>
            </w:tcBorders>
          </w:tcPr>
          <w:p w14:paraId="6BE5DF60" w14:textId="77777777" w:rsidR="0037444B" w:rsidRPr="00B6167C" w:rsidRDefault="0037444B" w:rsidP="0037444B">
            <w:pPr>
              <w:spacing w:line="240" w:lineRule="auto"/>
              <w:jc w:val="center"/>
              <w:rPr>
                <w:b/>
                <w:sz w:val="18"/>
                <w:szCs w:val="18"/>
              </w:rPr>
            </w:pPr>
            <w:r>
              <w:rPr>
                <w:rFonts w:hint="eastAsia"/>
                <w:b/>
                <w:sz w:val="18"/>
                <w:szCs w:val="18"/>
              </w:rPr>
              <w:t>序号</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6CB74B8D" w14:textId="77777777" w:rsidR="0037444B" w:rsidRPr="00011995" w:rsidRDefault="0037444B" w:rsidP="00011995">
            <w:pPr>
              <w:spacing w:line="240" w:lineRule="auto"/>
              <w:jc w:val="center"/>
              <w:rPr>
                <w:b/>
                <w:sz w:val="18"/>
                <w:szCs w:val="18"/>
              </w:rPr>
            </w:pPr>
            <w:r w:rsidRPr="00011995">
              <w:rPr>
                <w:rFonts w:hint="eastAsia"/>
                <w:b/>
                <w:sz w:val="18"/>
                <w:szCs w:val="18"/>
              </w:rPr>
              <w:t>信号</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4EDA4CCB" w14:textId="77777777" w:rsidR="0037444B" w:rsidRPr="00011995" w:rsidRDefault="0037444B" w:rsidP="00011995">
            <w:pPr>
              <w:spacing w:line="240" w:lineRule="auto"/>
              <w:jc w:val="center"/>
              <w:rPr>
                <w:b/>
                <w:sz w:val="18"/>
                <w:szCs w:val="18"/>
              </w:rPr>
            </w:pPr>
            <w:r w:rsidRPr="00011995">
              <w:rPr>
                <w:rFonts w:hint="eastAsia"/>
                <w:b/>
                <w:sz w:val="18"/>
                <w:szCs w:val="18"/>
              </w:rPr>
              <w:t>描述</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27C0E93B" w14:textId="77777777" w:rsidR="0037444B" w:rsidRPr="00011995" w:rsidRDefault="0037444B" w:rsidP="00011995">
            <w:pPr>
              <w:spacing w:line="240" w:lineRule="auto"/>
              <w:jc w:val="center"/>
              <w:rPr>
                <w:b/>
                <w:sz w:val="18"/>
                <w:szCs w:val="18"/>
              </w:rPr>
            </w:pPr>
            <w:r w:rsidRPr="00011995">
              <w:rPr>
                <w:rFonts w:hint="eastAsia"/>
                <w:b/>
                <w:sz w:val="18"/>
                <w:szCs w:val="18"/>
              </w:rPr>
              <w:t>准确率</w:t>
            </w:r>
          </w:p>
        </w:tc>
      </w:tr>
      <w:tr w:rsidR="0037444B" w:rsidRPr="00B6167C" w14:paraId="0A257FA7"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1FC99A7F"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1</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1438C837"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Position</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6165A3CB" w14:textId="77777777" w:rsidR="0037444B" w:rsidRPr="00011995" w:rsidRDefault="0037444B">
            <w:pPr>
              <w:widowControl/>
              <w:jc w:val="left"/>
              <w:rPr>
                <w:rFonts w:asciiTheme="minorEastAsia" w:eastAsiaTheme="minorEastAsia" w:hAnsiTheme="minorEastAsia" w:cs="宋体"/>
                <w:kern w:val="0"/>
                <w:sz w:val="18"/>
                <w:szCs w:val="18"/>
              </w:rPr>
            </w:pPr>
            <w:r w:rsidRPr="00011995">
              <w:rPr>
                <w:rFonts w:asciiTheme="minorEastAsia" w:eastAsiaTheme="minorEastAsia" w:hAnsiTheme="minorEastAsia" w:cs="宋体" w:hint="eastAsia"/>
                <w:kern w:val="0"/>
                <w:sz w:val="18"/>
                <w:szCs w:val="18"/>
                <w:lang w:bidi="ar"/>
              </w:rPr>
              <w:t>定位、</w:t>
            </w:r>
            <w:proofErr w:type="gramStart"/>
            <w:r w:rsidRPr="00011995">
              <w:rPr>
                <w:rFonts w:asciiTheme="minorEastAsia" w:eastAsiaTheme="minorEastAsia" w:hAnsiTheme="minorEastAsia" w:cs="宋体" w:hint="eastAsia"/>
                <w:kern w:val="0"/>
                <w:sz w:val="18"/>
                <w:szCs w:val="18"/>
                <w:lang w:bidi="ar"/>
              </w:rPr>
              <w:t>绑路结果</w:t>
            </w:r>
            <w:proofErr w:type="gramEnd"/>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13499D55" w14:textId="77777777" w:rsidR="0037444B" w:rsidRPr="00011995" w:rsidRDefault="0037444B">
            <w:pPr>
              <w:widowControl/>
              <w:jc w:val="left"/>
              <w:rPr>
                <w:rFonts w:ascii="Times New Roman" w:eastAsiaTheme="minorEastAsia" w:hAnsi="Times New Roman" w:cs="Times New Roman"/>
                <w:kern w:val="0"/>
                <w:sz w:val="18"/>
                <w:szCs w:val="18"/>
              </w:rPr>
            </w:pPr>
            <w:r w:rsidRPr="00011995">
              <w:rPr>
                <w:rFonts w:ascii="Times New Roman" w:eastAsiaTheme="minorEastAsia" w:hAnsi="Times New Roman" w:cs="Times New Roman"/>
                <w:kern w:val="0"/>
                <w:sz w:val="18"/>
                <w:szCs w:val="18"/>
                <w:lang w:bidi="ar"/>
              </w:rPr>
              <w:t>99.99%</w:t>
            </w:r>
          </w:p>
        </w:tc>
      </w:tr>
      <w:tr w:rsidR="0037444B" w:rsidRPr="00B6167C" w14:paraId="1F941665"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5B9EDEDE"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2</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78D8C323"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Path control</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2EC30369" w14:textId="77777777" w:rsidR="0037444B" w:rsidRPr="00011995" w:rsidRDefault="0037444B">
            <w:pPr>
              <w:widowControl/>
              <w:jc w:val="left"/>
              <w:rPr>
                <w:rFonts w:asciiTheme="minorEastAsia" w:eastAsiaTheme="minorEastAsia" w:hAnsiTheme="minorEastAsia" w:cs="宋体"/>
                <w:kern w:val="0"/>
                <w:sz w:val="18"/>
                <w:szCs w:val="18"/>
              </w:rPr>
            </w:pPr>
            <w:r w:rsidRPr="00011995">
              <w:rPr>
                <w:rFonts w:asciiTheme="minorEastAsia" w:eastAsiaTheme="minorEastAsia" w:hAnsiTheme="minorEastAsia" w:cs="宋体"/>
                <w:kern w:val="0"/>
                <w:sz w:val="18"/>
                <w:szCs w:val="18"/>
                <w:lang w:bidi="ar"/>
              </w:rPr>
              <w:t>Path控制</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0A66A9FD" w14:textId="77777777" w:rsidR="0037444B" w:rsidRPr="00011995" w:rsidRDefault="0037444B">
            <w:pPr>
              <w:widowControl/>
              <w:jc w:val="left"/>
              <w:rPr>
                <w:rFonts w:ascii="Times New Roman" w:eastAsiaTheme="minorEastAsia" w:hAnsi="Times New Roman" w:cs="Times New Roman"/>
                <w:kern w:val="0"/>
                <w:sz w:val="18"/>
                <w:szCs w:val="18"/>
              </w:rPr>
            </w:pPr>
            <w:r w:rsidRPr="00011995">
              <w:rPr>
                <w:rFonts w:ascii="Times New Roman" w:eastAsiaTheme="minorEastAsia" w:hAnsi="Times New Roman" w:cs="Times New Roman"/>
                <w:kern w:val="0"/>
                <w:sz w:val="18"/>
                <w:szCs w:val="18"/>
                <w:lang w:bidi="ar"/>
              </w:rPr>
              <w:t>99.99%</w:t>
            </w:r>
          </w:p>
        </w:tc>
      </w:tr>
      <w:tr w:rsidR="0037444B" w:rsidRPr="00B6167C" w14:paraId="1014A6AE"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0F2BDF1C"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3</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211AF46A"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Profile control</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221F45AD" w14:textId="77777777" w:rsidR="0037444B" w:rsidRPr="00011995" w:rsidRDefault="0037444B">
            <w:pPr>
              <w:widowControl/>
              <w:jc w:val="left"/>
              <w:rPr>
                <w:rFonts w:asciiTheme="minorEastAsia" w:eastAsiaTheme="minorEastAsia" w:hAnsiTheme="minorEastAsia" w:cs="宋体"/>
                <w:kern w:val="0"/>
                <w:sz w:val="18"/>
                <w:szCs w:val="18"/>
              </w:rPr>
            </w:pPr>
            <w:r w:rsidRPr="00011995">
              <w:rPr>
                <w:rFonts w:asciiTheme="minorEastAsia" w:eastAsiaTheme="minorEastAsia" w:hAnsiTheme="minorEastAsia" w:cs="宋体"/>
                <w:kern w:val="0"/>
                <w:sz w:val="18"/>
                <w:szCs w:val="18"/>
                <w:lang w:bidi="ar"/>
              </w:rPr>
              <w:t>Profile控制</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24C0B60C" w14:textId="77777777" w:rsidR="0037444B" w:rsidRPr="00011995" w:rsidRDefault="0037444B">
            <w:pPr>
              <w:widowControl/>
              <w:jc w:val="left"/>
              <w:rPr>
                <w:rFonts w:ascii="Times New Roman" w:eastAsiaTheme="minorEastAsia" w:hAnsi="Times New Roman" w:cs="Times New Roman"/>
                <w:kern w:val="0"/>
                <w:sz w:val="18"/>
                <w:szCs w:val="18"/>
              </w:rPr>
            </w:pPr>
            <w:r w:rsidRPr="00011995">
              <w:rPr>
                <w:rFonts w:ascii="Times New Roman" w:eastAsiaTheme="minorEastAsia" w:hAnsi="Times New Roman" w:cs="Times New Roman"/>
                <w:kern w:val="0"/>
                <w:sz w:val="18"/>
                <w:szCs w:val="18"/>
                <w:lang w:bidi="ar"/>
              </w:rPr>
              <w:t>99.99%</w:t>
            </w:r>
          </w:p>
        </w:tc>
      </w:tr>
      <w:tr w:rsidR="0037444B" w:rsidRPr="00B6167C" w14:paraId="64676B3F"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034B1D28"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4</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73AA46FE"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Lane model</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667278B5" w14:textId="77777777" w:rsidR="0037444B" w:rsidRPr="007B2CEB" w:rsidRDefault="0037444B">
            <w:pPr>
              <w:widowControl/>
              <w:jc w:val="left"/>
              <w:rPr>
                <w:rFonts w:asciiTheme="minorEastAsia" w:eastAsiaTheme="minorEastAsia" w:hAnsiTheme="minorEastAsia" w:cs="宋体"/>
                <w:kern w:val="0"/>
                <w:sz w:val="18"/>
                <w:szCs w:val="18"/>
                <w:rPrChange w:id="463"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464" w:author="alix\Jie Zhao\赵杰" w:date="2024-02-29T10:07:00Z">
                  <w:rPr>
                    <w:rFonts w:asciiTheme="minorEastAsia" w:eastAsiaTheme="minorEastAsia" w:hAnsiTheme="minorEastAsia" w:cs="宋体" w:hint="eastAsia"/>
                    <w:kern w:val="0"/>
                    <w:sz w:val="18"/>
                    <w:szCs w:val="18"/>
                    <w:lang w:bidi="ar"/>
                  </w:rPr>
                </w:rPrChange>
              </w:rPr>
              <w:t>车道模型</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508DA107" w14:textId="471C098D" w:rsidR="0037444B" w:rsidRPr="007B2CEB" w:rsidRDefault="0037444B">
            <w:pPr>
              <w:widowControl/>
              <w:jc w:val="left"/>
              <w:rPr>
                <w:rFonts w:ascii="Times New Roman" w:eastAsiaTheme="minorEastAsia" w:hAnsi="Times New Roman" w:cs="Times New Roman"/>
                <w:kern w:val="0"/>
                <w:sz w:val="18"/>
                <w:szCs w:val="18"/>
                <w:rPrChange w:id="465"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466" w:author="alix\Jie Zhao\赵杰" w:date="2024-02-29T10:07:00Z">
                  <w:rPr>
                    <w:rFonts w:ascii="Times New Roman" w:eastAsiaTheme="minorEastAsia" w:hAnsi="Times New Roman" w:cs="Times New Roman"/>
                    <w:kern w:val="0"/>
                    <w:sz w:val="18"/>
                    <w:szCs w:val="18"/>
                    <w:lang w:bidi="ar"/>
                  </w:rPr>
                </w:rPrChange>
              </w:rPr>
              <w:t>99.</w:t>
            </w:r>
            <w:ins w:id="467" w:author="alix\Jie Zhao\赵杰" w:date="2024-02-29T10:07:00Z">
              <w:r w:rsidR="00202D41" w:rsidRPr="007B2CEB">
                <w:rPr>
                  <w:rFonts w:ascii="Times New Roman" w:eastAsiaTheme="minorEastAsia" w:hAnsi="Times New Roman" w:cs="Times New Roman"/>
                  <w:kern w:val="0"/>
                  <w:sz w:val="18"/>
                  <w:szCs w:val="18"/>
                  <w:lang w:bidi="ar"/>
                  <w:rPrChange w:id="468" w:author="alix\Jie Zhao\赵杰" w:date="2024-02-29T10:07:00Z">
                    <w:rPr>
                      <w:rFonts w:ascii="Times New Roman" w:eastAsiaTheme="minorEastAsia" w:hAnsi="Times New Roman" w:cs="Times New Roman"/>
                      <w:kern w:val="0"/>
                      <w:sz w:val="18"/>
                      <w:szCs w:val="18"/>
                      <w:highlight w:val="yellow"/>
                      <w:lang w:bidi="ar"/>
                    </w:rPr>
                  </w:rPrChange>
                </w:rPr>
                <w:t>84</w:t>
              </w:r>
            </w:ins>
            <w:del w:id="469" w:author="alix\Jie Zhao\赵杰" w:date="2024-02-29T10:07:00Z">
              <w:r w:rsidRPr="007B2CEB" w:rsidDel="00202D41">
                <w:rPr>
                  <w:rFonts w:ascii="Times New Roman" w:eastAsiaTheme="minorEastAsia" w:hAnsi="Times New Roman" w:cs="Times New Roman"/>
                  <w:kern w:val="0"/>
                  <w:sz w:val="18"/>
                  <w:szCs w:val="18"/>
                  <w:lang w:bidi="ar"/>
                  <w:rPrChange w:id="470" w:author="alix\Jie Zhao\赵杰" w:date="2024-02-29T10:07:00Z">
                    <w:rPr>
                      <w:rFonts w:ascii="Times New Roman" w:eastAsiaTheme="minorEastAsia" w:hAnsi="Times New Roman" w:cs="Times New Roman"/>
                      <w:kern w:val="0"/>
                      <w:sz w:val="18"/>
                      <w:szCs w:val="18"/>
                      <w:lang w:bidi="ar"/>
                    </w:rPr>
                  </w:rPrChange>
                </w:rPr>
                <w:delText>99</w:delText>
              </w:r>
            </w:del>
            <w:r w:rsidRPr="007B2CEB">
              <w:rPr>
                <w:rFonts w:ascii="Times New Roman" w:eastAsiaTheme="minorEastAsia" w:hAnsi="Times New Roman" w:cs="Times New Roman"/>
                <w:kern w:val="0"/>
                <w:sz w:val="18"/>
                <w:szCs w:val="18"/>
                <w:lang w:bidi="ar"/>
                <w:rPrChange w:id="471" w:author="alix\Jie Zhao\赵杰" w:date="2024-02-29T10:07:00Z">
                  <w:rPr>
                    <w:rFonts w:ascii="Times New Roman" w:eastAsiaTheme="minorEastAsia" w:hAnsi="Times New Roman" w:cs="Times New Roman"/>
                    <w:kern w:val="0"/>
                    <w:sz w:val="18"/>
                    <w:szCs w:val="18"/>
                    <w:lang w:bidi="ar"/>
                  </w:rPr>
                </w:rPrChange>
              </w:rPr>
              <w:t>%</w:t>
            </w:r>
          </w:p>
        </w:tc>
      </w:tr>
      <w:tr w:rsidR="0037444B" w:rsidRPr="00B6167C" w14:paraId="3B2933D7"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6E8A4AB1"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5</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4A605D57"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Lane connectivity</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6DE9A1F4" w14:textId="77777777" w:rsidR="0037444B" w:rsidRPr="007B2CEB" w:rsidRDefault="0037444B">
            <w:pPr>
              <w:widowControl/>
              <w:jc w:val="left"/>
              <w:rPr>
                <w:rFonts w:asciiTheme="minorEastAsia" w:eastAsiaTheme="minorEastAsia" w:hAnsiTheme="minorEastAsia" w:cs="宋体"/>
                <w:kern w:val="0"/>
                <w:sz w:val="18"/>
                <w:szCs w:val="18"/>
                <w:rPrChange w:id="472"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473" w:author="alix\Jie Zhao\赵杰" w:date="2024-02-29T10:07:00Z">
                  <w:rPr>
                    <w:rFonts w:asciiTheme="minorEastAsia" w:eastAsiaTheme="minorEastAsia" w:hAnsiTheme="minorEastAsia" w:cs="宋体" w:hint="eastAsia"/>
                    <w:kern w:val="0"/>
                    <w:sz w:val="18"/>
                    <w:szCs w:val="18"/>
                    <w:lang w:bidi="ar"/>
                  </w:rPr>
                </w:rPrChange>
              </w:rPr>
              <w:t>车道连接关系</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36F6F531" w14:textId="321D56D5" w:rsidR="0037444B" w:rsidRPr="007B2CEB" w:rsidRDefault="0037444B">
            <w:pPr>
              <w:widowControl/>
              <w:jc w:val="left"/>
              <w:rPr>
                <w:rFonts w:ascii="Times New Roman" w:eastAsiaTheme="minorEastAsia" w:hAnsi="Times New Roman" w:cs="Times New Roman"/>
                <w:kern w:val="0"/>
                <w:sz w:val="18"/>
                <w:szCs w:val="18"/>
                <w:rPrChange w:id="474"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475" w:author="alix\Jie Zhao\赵杰" w:date="2024-02-29T10:07:00Z">
                  <w:rPr>
                    <w:rFonts w:ascii="Times New Roman" w:eastAsiaTheme="minorEastAsia" w:hAnsi="Times New Roman" w:cs="Times New Roman"/>
                    <w:kern w:val="0"/>
                    <w:sz w:val="18"/>
                    <w:szCs w:val="18"/>
                    <w:lang w:bidi="ar"/>
                  </w:rPr>
                </w:rPrChange>
              </w:rPr>
              <w:t>99.</w:t>
            </w:r>
            <w:ins w:id="476" w:author="alix\Jie Zhao\赵杰" w:date="2024-02-29T10:06:00Z">
              <w:r w:rsidR="00202D41" w:rsidRPr="007B2CEB">
                <w:rPr>
                  <w:rFonts w:ascii="Times New Roman" w:eastAsiaTheme="minorEastAsia" w:hAnsi="Times New Roman" w:cs="Times New Roman"/>
                  <w:kern w:val="0"/>
                  <w:sz w:val="18"/>
                  <w:szCs w:val="18"/>
                  <w:lang w:bidi="ar"/>
                  <w:rPrChange w:id="477" w:author="alix\Jie Zhao\赵杰" w:date="2024-02-29T10:07:00Z">
                    <w:rPr>
                      <w:rFonts w:ascii="Times New Roman" w:eastAsiaTheme="minorEastAsia" w:hAnsi="Times New Roman" w:cs="Times New Roman"/>
                      <w:kern w:val="0"/>
                      <w:sz w:val="18"/>
                      <w:szCs w:val="18"/>
                      <w:highlight w:val="yellow"/>
                      <w:lang w:bidi="ar"/>
                    </w:rPr>
                  </w:rPrChange>
                </w:rPr>
                <w:t>84</w:t>
              </w:r>
            </w:ins>
            <w:del w:id="478" w:author="alix\Jie Zhao\赵杰" w:date="2024-02-29T10:06:00Z">
              <w:r w:rsidRPr="007B2CEB" w:rsidDel="00202D41">
                <w:rPr>
                  <w:rFonts w:ascii="Times New Roman" w:eastAsiaTheme="minorEastAsia" w:hAnsi="Times New Roman" w:cs="Times New Roman"/>
                  <w:kern w:val="0"/>
                  <w:sz w:val="18"/>
                  <w:szCs w:val="18"/>
                  <w:lang w:bidi="ar"/>
                  <w:rPrChange w:id="479" w:author="alix\Jie Zhao\赵杰" w:date="2024-02-29T10:07:00Z">
                    <w:rPr>
                      <w:rFonts w:ascii="Times New Roman" w:eastAsiaTheme="minorEastAsia" w:hAnsi="Times New Roman" w:cs="Times New Roman"/>
                      <w:kern w:val="0"/>
                      <w:sz w:val="18"/>
                      <w:szCs w:val="18"/>
                      <w:lang w:bidi="ar"/>
                    </w:rPr>
                  </w:rPrChange>
                </w:rPr>
                <w:delText>99</w:delText>
              </w:r>
            </w:del>
            <w:r w:rsidRPr="007B2CEB">
              <w:rPr>
                <w:rFonts w:ascii="Times New Roman" w:eastAsiaTheme="minorEastAsia" w:hAnsi="Times New Roman" w:cs="Times New Roman"/>
                <w:kern w:val="0"/>
                <w:sz w:val="18"/>
                <w:szCs w:val="18"/>
                <w:lang w:bidi="ar"/>
                <w:rPrChange w:id="480" w:author="alix\Jie Zhao\赵杰" w:date="2024-02-29T10:07:00Z">
                  <w:rPr>
                    <w:rFonts w:ascii="Times New Roman" w:eastAsiaTheme="minorEastAsia" w:hAnsi="Times New Roman" w:cs="Times New Roman"/>
                    <w:kern w:val="0"/>
                    <w:sz w:val="18"/>
                    <w:szCs w:val="18"/>
                    <w:lang w:bidi="ar"/>
                  </w:rPr>
                </w:rPrChange>
              </w:rPr>
              <w:t>%</w:t>
            </w:r>
          </w:p>
        </w:tc>
      </w:tr>
      <w:tr w:rsidR="0037444B" w:rsidRPr="00B6167C" w14:paraId="798C7555"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36B68D2F"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6</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145301E5"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Node turn angle</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4F7C5C0C" w14:textId="77777777" w:rsidR="0037444B" w:rsidRPr="007B2CEB" w:rsidRDefault="0037444B">
            <w:pPr>
              <w:widowControl/>
              <w:jc w:val="left"/>
              <w:rPr>
                <w:rFonts w:asciiTheme="minorEastAsia" w:eastAsiaTheme="minorEastAsia" w:hAnsiTheme="minorEastAsia" w:cs="宋体"/>
                <w:kern w:val="0"/>
                <w:sz w:val="18"/>
                <w:szCs w:val="18"/>
                <w:rPrChange w:id="481"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482" w:author="alix\Jie Zhao\赵杰" w:date="2024-02-29T10:07:00Z">
                  <w:rPr>
                    <w:rFonts w:asciiTheme="minorEastAsia" w:eastAsiaTheme="minorEastAsia" w:hAnsiTheme="minorEastAsia" w:cs="宋体" w:hint="eastAsia"/>
                    <w:kern w:val="0"/>
                    <w:sz w:val="18"/>
                    <w:szCs w:val="18"/>
                    <w:lang w:bidi="ar"/>
                  </w:rPr>
                </w:rPrChange>
              </w:rPr>
              <w:t>道路分叉</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70E4187D" w14:textId="77777777" w:rsidR="0037444B" w:rsidRPr="007B2CEB" w:rsidRDefault="0037444B">
            <w:pPr>
              <w:widowControl/>
              <w:jc w:val="left"/>
              <w:rPr>
                <w:rFonts w:ascii="Times New Roman" w:eastAsiaTheme="minorEastAsia" w:hAnsi="Times New Roman" w:cs="Times New Roman"/>
                <w:kern w:val="0"/>
                <w:sz w:val="18"/>
                <w:szCs w:val="18"/>
                <w:rPrChange w:id="483"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484" w:author="alix\Jie Zhao\赵杰" w:date="2024-02-29T10:07:00Z">
                  <w:rPr>
                    <w:rFonts w:ascii="Times New Roman" w:eastAsiaTheme="minorEastAsia" w:hAnsi="Times New Roman" w:cs="Times New Roman"/>
                    <w:kern w:val="0"/>
                    <w:sz w:val="18"/>
                    <w:szCs w:val="18"/>
                    <w:lang w:bidi="ar"/>
                  </w:rPr>
                </w:rPrChange>
              </w:rPr>
              <w:t>98%</w:t>
            </w:r>
          </w:p>
        </w:tc>
      </w:tr>
      <w:tr w:rsidR="0037444B" w:rsidRPr="00B6167C" w14:paraId="0CBE4B25"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1C7E3CE3"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7</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31F27F72"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Curvature</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3F100DFC" w14:textId="77777777" w:rsidR="0037444B" w:rsidRPr="007B2CEB" w:rsidRDefault="0037444B">
            <w:pPr>
              <w:widowControl/>
              <w:jc w:val="left"/>
              <w:rPr>
                <w:rFonts w:asciiTheme="minorEastAsia" w:eastAsiaTheme="minorEastAsia" w:hAnsiTheme="minorEastAsia" w:cs="宋体"/>
                <w:kern w:val="0"/>
                <w:sz w:val="18"/>
                <w:szCs w:val="18"/>
                <w:rPrChange w:id="485"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486" w:author="alix\Jie Zhao\赵杰" w:date="2024-02-29T10:07:00Z">
                  <w:rPr>
                    <w:rFonts w:asciiTheme="minorEastAsia" w:eastAsiaTheme="minorEastAsia" w:hAnsiTheme="minorEastAsia" w:cs="宋体" w:hint="eastAsia"/>
                    <w:kern w:val="0"/>
                    <w:sz w:val="18"/>
                    <w:szCs w:val="18"/>
                    <w:lang w:bidi="ar"/>
                  </w:rPr>
                </w:rPrChange>
              </w:rPr>
              <w:t>曲率</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65F540A8" w14:textId="77777777" w:rsidR="0037444B" w:rsidRPr="007B2CEB" w:rsidRDefault="0037444B">
            <w:pPr>
              <w:widowControl/>
              <w:jc w:val="left"/>
              <w:rPr>
                <w:rFonts w:ascii="Times New Roman" w:eastAsiaTheme="minorEastAsia" w:hAnsi="Times New Roman" w:cs="Times New Roman"/>
                <w:kern w:val="0"/>
                <w:sz w:val="18"/>
                <w:szCs w:val="18"/>
                <w:rPrChange w:id="487"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488" w:author="alix\Jie Zhao\赵杰" w:date="2024-02-29T10:07:00Z">
                  <w:rPr>
                    <w:rFonts w:ascii="Times New Roman" w:eastAsiaTheme="minorEastAsia" w:hAnsi="Times New Roman" w:cs="Times New Roman"/>
                    <w:kern w:val="0"/>
                    <w:sz w:val="18"/>
                    <w:szCs w:val="18"/>
                    <w:lang w:bidi="ar"/>
                  </w:rPr>
                </w:rPrChange>
              </w:rPr>
              <w:t>98%</w:t>
            </w:r>
          </w:p>
        </w:tc>
      </w:tr>
      <w:tr w:rsidR="0037444B" w:rsidRPr="00B6167C" w14:paraId="2B730EE7"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7B55834F"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8</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1A9B68BC"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Speed limit</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570DB1A9" w14:textId="77777777" w:rsidR="0037444B" w:rsidRPr="007B2CEB" w:rsidRDefault="0037444B">
            <w:pPr>
              <w:widowControl/>
              <w:jc w:val="left"/>
              <w:rPr>
                <w:rFonts w:asciiTheme="minorEastAsia" w:eastAsiaTheme="minorEastAsia" w:hAnsiTheme="minorEastAsia" w:cs="宋体"/>
                <w:kern w:val="0"/>
                <w:sz w:val="18"/>
                <w:szCs w:val="18"/>
                <w:rPrChange w:id="489"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490" w:author="alix\Jie Zhao\赵杰" w:date="2024-02-29T10:07:00Z">
                  <w:rPr>
                    <w:rFonts w:asciiTheme="minorEastAsia" w:eastAsiaTheme="minorEastAsia" w:hAnsiTheme="minorEastAsia" w:cs="宋体" w:hint="eastAsia"/>
                    <w:kern w:val="0"/>
                    <w:sz w:val="18"/>
                    <w:szCs w:val="18"/>
                    <w:lang w:bidi="ar"/>
                  </w:rPr>
                </w:rPrChange>
              </w:rPr>
              <w:t>车道限速</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43659788" w14:textId="77777777" w:rsidR="0037444B" w:rsidRPr="007B2CEB" w:rsidRDefault="0037444B">
            <w:pPr>
              <w:widowControl/>
              <w:jc w:val="left"/>
              <w:rPr>
                <w:rFonts w:ascii="Times New Roman" w:eastAsiaTheme="minorEastAsia" w:hAnsi="Times New Roman" w:cs="Times New Roman"/>
                <w:kern w:val="0"/>
                <w:sz w:val="18"/>
                <w:szCs w:val="18"/>
                <w:rPrChange w:id="491"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492" w:author="alix\Jie Zhao\赵杰" w:date="2024-02-29T10:07:00Z">
                  <w:rPr>
                    <w:rFonts w:ascii="Times New Roman" w:eastAsiaTheme="minorEastAsia" w:hAnsi="Times New Roman" w:cs="Times New Roman"/>
                    <w:kern w:val="0"/>
                    <w:sz w:val="18"/>
                    <w:szCs w:val="18"/>
                    <w:lang w:bidi="ar"/>
                  </w:rPr>
                </w:rPrChange>
              </w:rPr>
              <w:t>98%</w:t>
            </w:r>
          </w:p>
        </w:tc>
      </w:tr>
      <w:tr w:rsidR="0037444B" w:rsidRPr="00B6167C" w14:paraId="70309E63"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780F8D3B"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9</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07A9FE0F"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Form of way</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1F842F09" w14:textId="77777777" w:rsidR="0037444B" w:rsidRPr="007B2CEB" w:rsidRDefault="0037444B">
            <w:pPr>
              <w:widowControl/>
              <w:jc w:val="left"/>
              <w:rPr>
                <w:rFonts w:asciiTheme="minorEastAsia" w:eastAsiaTheme="minorEastAsia" w:hAnsiTheme="minorEastAsia" w:cs="宋体"/>
                <w:kern w:val="0"/>
                <w:sz w:val="18"/>
                <w:szCs w:val="18"/>
                <w:rPrChange w:id="493"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494" w:author="alix\Jie Zhao\赵杰" w:date="2024-02-29T10:07:00Z">
                  <w:rPr>
                    <w:rFonts w:asciiTheme="minorEastAsia" w:eastAsiaTheme="minorEastAsia" w:hAnsiTheme="minorEastAsia" w:cs="宋体" w:hint="eastAsia"/>
                    <w:kern w:val="0"/>
                    <w:sz w:val="18"/>
                    <w:szCs w:val="18"/>
                    <w:lang w:bidi="ar"/>
                  </w:rPr>
                </w:rPrChange>
              </w:rPr>
              <w:t>道路形态</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2D0D3ED8" w14:textId="77777777" w:rsidR="0037444B" w:rsidRPr="007B2CEB" w:rsidRDefault="0037444B">
            <w:pPr>
              <w:widowControl/>
              <w:jc w:val="left"/>
              <w:rPr>
                <w:rFonts w:ascii="Times New Roman" w:eastAsiaTheme="minorEastAsia" w:hAnsi="Times New Roman" w:cs="Times New Roman"/>
                <w:kern w:val="0"/>
                <w:sz w:val="18"/>
                <w:szCs w:val="18"/>
                <w:rPrChange w:id="495"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496" w:author="alix\Jie Zhao\赵杰" w:date="2024-02-29T10:07:00Z">
                  <w:rPr>
                    <w:rFonts w:ascii="Times New Roman" w:eastAsiaTheme="minorEastAsia" w:hAnsi="Times New Roman" w:cs="Times New Roman"/>
                    <w:kern w:val="0"/>
                    <w:sz w:val="18"/>
                    <w:szCs w:val="18"/>
                    <w:lang w:bidi="ar"/>
                  </w:rPr>
                </w:rPrChange>
              </w:rPr>
              <w:t>98%</w:t>
            </w:r>
          </w:p>
        </w:tc>
      </w:tr>
      <w:tr w:rsidR="0037444B" w:rsidRPr="00B6167C" w14:paraId="74CA91BC"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14392578"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10</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6F5F167A"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Slop</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2DEE34C4" w14:textId="77777777" w:rsidR="0037444B" w:rsidRPr="007B2CEB" w:rsidRDefault="0037444B">
            <w:pPr>
              <w:widowControl/>
              <w:jc w:val="left"/>
              <w:rPr>
                <w:rFonts w:asciiTheme="minorEastAsia" w:eastAsiaTheme="minorEastAsia" w:hAnsiTheme="minorEastAsia" w:cs="宋体"/>
                <w:kern w:val="0"/>
                <w:sz w:val="18"/>
                <w:szCs w:val="18"/>
                <w:rPrChange w:id="497"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498" w:author="alix\Jie Zhao\赵杰" w:date="2024-02-29T10:07:00Z">
                  <w:rPr>
                    <w:rFonts w:asciiTheme="minorEastAsia" w:eastAsiaTheme="minorEastAsia" w:hAnsiTheme="minorEastAsia" w:cs="宋体" w:hint="eastAsia"/>
                    <w:kern w:val="0"/>
                    <w:sz w:val="18"/>
                    <w:szCs w:val="18"/>
                    <w:lang w:bidi="ar"/>
                  </w:rPr>
                </w:rPrChange>
              </w:rPr>
              <w:t>坡度</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266B1327" w14:textId="77777777" w:rsidR="0037444B" w:rsidRPr="007B2CEB" w:rsidRDefault="0037444B">
            <w:pPr>
              <w:widowControl/>
              <w:jc w:val="left"/>
              <w:rPr>
                <w:rFonts w:ascii="Times New Roman" w:eastAsiaTheme="minorEastAsia" w:hAnsi="Times New Roman" w:cs="Times New Roman"/>
                <w:kern w:val="0"/>
                <w:sz w:val="18"/>
                <w:szCs w:val="18"/>
                <w:rPrChange w:id="499"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500" w:author="alix\Jie Zhao\赵杰" w:date="2024-02-29T10:07:00Z">
                  <w:rPr>
                    <w:rFonts w:ascii="Times New Roman" w:eastAsiaTheme="minorEastAsia" w:hAnsi="Times New Roman" w:cs="Times New Roman"/>
                    <w:kern w:val="0"/>
                    <w:sz w:val="18"/>
                    <w:szCs w:val="18"/>
                    <w:lang w:bidi="ar"/>
                  </w:rPr>
                </w:rPrChange>
              </w:rPr>
              <w:t>98%</w:t>
            </w:r>
          </w:p>
        </w:tc>
      </w:tr>
      <w:tr w:rsidR="0037444B" w:rsidRPr="00B6167C" w14:paraId="5B320A22"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1A45DFF2"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11</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05AD0A21"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Global data</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5A6A44D7" w14:textId="77777777" w:rsidR="0037444B" w:rsidRPr="007B2CEB" w:rsidRDefault="0037444B">
            <w:pPr>
              <w:widowControl/>
              <w:jc w:val="left"/>
              <w:rPr>
                <w:rFonts w:asciiTheme="minorEastAsia" w:eastAsiaTheme="minorEastAsia" w:hAnsiTheme="minorEastAsia" w:cs="宋体"/>
                <w:kern w:val="0"/>
                <w:sz w:val="18"/>
                <w:szCs w:val="18"/>
                <w:rPrChange w:id="501" w:author="alix\Jie Zhao\赵杰" w:date="2024-02-29T10:07:00Z">
                  <w:rPr>
                    <w:rFonts w:asciiTheme="minorEastAsia" w:eastAsiaTheme="minorEastAsia" w:hAnsiTheme="minorEastAsia" w:cs="宋体"/>
                    <w:kern w:val="0"/>
                    <w:sz w:val="18"/>
                    <w:szCs w:val="18"/>
                  </w:rPr>
                </w:rPrChange>
              </w:rPr>
            </w:pPr>
            <w:r w:rsidRPr="007B2CEB">
              <w:rPr>
                <w:rFonts w:asciiTheme="minorEastAsia" w:eastAsiaTheme="minorEastAsia" w:hAnsiTheme="minorEastAsia" w:cs="宋体" w:hint="eastAsia"/>
                <w:kern w:val="0"/>
                <w:sz w:val="18"/>
                <w:szCs w:val="18"/>
                <w:lang w:bidi="ar"/>
                <w:rPrChange w:id="502" w:author="alix\Jie Zhao\赵杰" w:date="2024-02-29T10:07:00Z">
                  <w:rPr>
                    <w:rFonts w:asciiTheme="minorEastAsia" w:eastAsiaTheme="minorEastAsia" w:hAnsiTheme="minorEastAsia" w:cs="宋体" w:hint="eastAsia"/>
                    <w:kern w:val="0"/>
                    <w:sz w:val="18"/>
                    <w:szCs w:val="18"/>
                    <w:lang w:bidi="ar"/>
                  </w:rPr>
                </w:rPrChange>
              </w:rPr>
              <w:t>地理围栏数据</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39DFD66E" w14:textId="166CD5AE" w:rsidR="0037444B" w:rsidRPr="007B2CEB" w:rsidRDefault="0037444B">
            <w:pPr>
              <w:widowControl/>
              <w:jc w:val="left"/>
              <w:rPr>
                <w:rFonts w:ascii="Times New Roman" w:eastAsiaTheme="minorEastAsia" w:hAnsi="Times New Roman" w:cs="Times New Roman"/>
                <w:kern w:val="0"/>
                <w:sz w:val="18"/>
                <w:szCs w:val="18"/>
                <w:rPrChange w:id="503" w:author="alix\Jie Zhao\赵杰" w:date="2024-02-29T10:07:00Z">
                  <w:rPr>
                    <w:rFonts w:ascii="Times New Roman" w:eastAsiaTheme="minorEastAsia" w:hAnsi="Times New Roman" w:cs="Times New Roman"/>
                    <w:kern w:val="0"/>
                    <w:sz w:val="18"/>
                    <w:szCs w:val="18"/>
                  </w:rPr>
                </w:rPrChange>
              </w:rPr>
            </w:pPr>
            <w:r w:rsidRPr="007B2CEB">
              <w:rPr>
                <w:rFonts w:ascii="Times New Roman" w:eastAsiaTheme="minorEastAsia" w:hAnsi="Times New Roman" w:cs="Times New Roman"/>
                <w:kern w:val="0"/>
                <w:sz w:val="18"/>
                <w:szCs w:val="18"/>
                <w:lang w:bidi="ar"/>
                <w:rPrChange w:id="504" w:author="alix\Jie Zhao\赵杰" w:date="2024-02-29T10:07:00Z">
                  <w:rPr>
                    <w:rFonts w:ascii="Times New Roman" w:eastAsiaTheme="minorEastAsia" w:hAnsi="Times New Roman" w:cs="Times New Roman"/>
                    <w:kern w:val="0"/>
                    <w:sz w:val="18"/>
                    <w:szCs w:val="18"/>
                    <w:lang w:bidi="ar"/>
                  </w:rPr>
                </w:rPrChange>
              </w:rPr>
              <w:t>99.</w:t>
            </w:r>
            <w:ins w:id="505" w:author="alix\Jie Zhao\赵杰" w:date="2024-02-29T10:07:00Z">
              <w:r w:rsidR="00202D41" w:rsidRPr="007B2CEB">
                <w:rPr>
                  <w:rFonts w:ascii="Times New Roman" w:eastAsiaTheme="minorEastAsia" w:hAnsi="Times New Roman" w:cs="Times New Roman"/>
                  <w:kern w:val="0"/>
                  <w:sz w:val="18"/>
                  <w:szCs w:val="18"/>
                  <w:lang w:bidi="ar"/>
                  <w:rPrChange w:id="506" w:author="alix\Jie Zhao\赵杰" w:date="2024-02-29T10:07:00Z">
                    <w:rPr>
                      <w:rFonts w:ascii="Times New Roman" w:eastAsiaTheme="minorEastAsia" w:hAnsi="Times New Roman" w:cs="Times New Roman"/>
                      <w:kern w:val="0"/>
                      <w:sz w:val="18"/>
                      <w:szCs w:val="18"/>
                      <w:highlight w:val="yellow"/>
                      <w:lang w:bidi="ar"/>
                    </w:rPr>
                  </w:rPrChange>
                </w:rPr>
                <w:t>84</w:t>
              </w:r>
            </w:ins>
            <w:del w:id="507" w:author="alix\Jie Zhao\赵杰" w:date="2024-02-29T10:07:00Z">
              <w:r w:rsidRPr="007B2CEB" w:rsidDel="00202D41">
                <w:rPr>
                  <w:rFonts w:ascii="Times New Roman" w:eastAsiaTheme="minorEastAsia" w:hAnsi="Times New Roman" w:cs="Times New Roman"/>
                  <w:kern w:val="0"/>
                  <w:sz w:val="18"/>
                  <w:szCs w:val="18"/>
                  <w:lang w:bidi="ar"/>
                  <w:rPrChange w:id="508" w:author="alix\Jie Zhao\赵杰" w:date="2024-02-29T10:07:00Z">
                    <w:rPr>
                      <w:rFonts w:ascii="Times New Roman" w:eastAsiaTheme="minorEastAsia" w:hAnsi="Times New Roman" w:cs="Times New Roman"/>
                      <w:kern w:val="0"/>
                      <w:sz w:val="18"/>
                      <w:szCs w:val="18"/>
                      <w:lang w:bidi="ar"/>
                    </w:rPr>
                  </w:rPrChange>
                </w:rPr>
                <w:delText>99</w:delText>
              </w:r>
            </w:del>
            <w:r w:rsidRPr="007B2CEB">
              <w:rPr>
                <w:rFonts w:ascii="Times New Roman" w:eastAsiaTheme="minorEastAsia" w:hAnsi="Times New Roman" w:cs="Times New Roman"/>
                <w:kern w:val="0"/>
                <w:sz w:val="18"/>
                <w:szCs w:val="18"/>
                <w:lang w:bidi="ar"/>
                <w:rPrChange w:id="509" w:author="alix\Jie Zhao\赵杰" w:date="2024-02-29T10:07:00Z">
                  <w:rPr>
                    <w:rFonts w:ascii="Times New Roman" w:eastAsiaTheme="minorEastAsia" w:hAnsi="Times New Roman" w:cs="Times New Roman"/>
                    <w:kern w:val="0"/>
                    <w:sz w:val="18"/>
                    <w:szCs w:val="18"/>
                    <w:lang w:bidi="ar"/>
                  </w:rPr>
                </w:rPrChange>
              </w:rPr>
              <w:t>%</w:t>
            </w:r>
          </w:p>
        </w:tc>
      </w:tr>
      <w:tr w:rsidR="0037444B" w:rsidRPr="00B6167C" w14:paraId="18111EDD"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29BBA1D4"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12</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1E3C15F0"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Dynamic data</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02225C74" w14:textId="77777777" w:rsidR="0037444B" w:rsidRPr="00011995" w:rsidRDefault="0037444B">
            <w:pPr>
              <w:widowControl/>
              <w:jc w:val="left"/>
              <w:rPr>
                <w:rFonts w:asciiTheme="minorEastAsia" w:eastAsiaTheme="minorEastAsia" w:hAnsiTheme="minorEastAsia" w:cs="宋体"/>
                <w:kern w:val="0"/>
                <w:sz w:val="18"/>
                <w:szCs w:val="18"/>
              </w:rPr>
            </w:pPr>
            <w:r w:rsidRPr="00011995">
              <w:rPr>
                <w:rFonts w:asciiTheme="minorEastAsia" w:eastAsiaTheme="minorEastAsia" w:hAnsiTheme="minorEastAsia" w:cs="宋体" w:hint="eastAsia"/>
                <w:kern w:val="0"/>
                <w:sz w:val="18"/>
                <w:szCs w:val="18"/>
                <w:lang w:bidi="ar"/>
              </w:rPr>
              <w:t>动态围栏数据</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7B416D75" w14:textId="77777777" w:rsidR="0037444B" w:rsidRPr="00011995" w:rsidRDefault="0037444B">
            <w:pPr>
              <w:widowControl/>
              <w:jc w:val="left"/>
              <w:rPr>
                <w:rFonts w:ascii="Times New Roman" w:eastAsiaTheme="minorEastAsia" w:hAnsi="Times New Roman" w:cs="Times New Roman"/>
                <w:kern w:val="0"/>
                <w:sz w:val="18"/>
                <w:szCs w:val="18"/>
              </w:rPr>
            </w:pPr>
            <w:r w:rsidRPr="00011995">
              <w:rPr>
                <w:rFonts w:ascii="Times New Roman" w:eastAsiaTheme="minorEastAsia" w:hAnsi="Times New Roman" w:cs="Times New Roman"/>
                <w:kern w:val="0"/>
                <w:sz w:val="18"/>
                <w:szCs w:val="18"/>
                <w:lang w:bidi="ar"/>
              </w:rPr>
              <w:t>98%</w:t>
            </w:r>
          </w:p>
        </w:tc>
      </w:tr>
      <w:tr w:rsidR="0037444B" w:rsidRPr="00B6167C" w14:paraId="4BB36D68" w14:textId="77777777" w:rsidTr="00011995">
        <w:trPr>
          <w:trHeight w:val="397"/>
        </w:trPr>
        <w:tc>
          <w:tcPr>
            <w:tcW w:w="1357" w:type="dxa"/>
            <w:tcBorders>
              <w:top w:val="single" w:sz="4" w:space="0" w:color="auto"/>
              <w:left w:val="single" w:sz="4" w:space="0" w:color="auto"/>
              <w:bottom w:val="single" w:sz="4" w:space="0" w:color="auto"/>
              <w:right w:val="single" w:sz="4" w:space="0" w:color="auto"/>
            </w:tcBorders>
          </w:tcPr>
          <w:p w14:paraId="63D9CA57" w14:textId="77777777" w:rsidR="0037444B" w:rsidRPr="00011995" w:rsidRDefault="00B30E65" w:rsidP="00011995">
            <w:pPr>
              <w:pStyle w:val="af1"/>
              <w:spacing w:afterLines="50" w:after="156" w:line="240" w:lineRule="auto"/>
              <w:ind w:firstLineChars="0" w:firstLine="0"/>
              <w:jc w:val="center"/>
              <w:rPr>
                <w:rFonts w:eastAsiaTheme="majorEastAsia" w:cstheme="minorHAnsi"/>
                <w:sz w:val="18"/>
                <w:szCs w:val="18"/>
              </w:rPr>
            </w:pPr>
            <w:r w:rsidRPr="00011995">
              <w:rPr>
                <w:rFonts w:eastAsiaTheme="majorEastAsia" w:cstheme="minorHAnsi"/>
                <w:sz w:val="18"/>
                <w:szCs w:val="18"/>
              </w:rPr>
              <w:t>13</w:t>
            </w:r>
          </w:p>
        </w:tc>
        <w:tc>
          <w:tcPr>
            <w:tcW w:w="2227" w:type="dxa"/>
            <w:tcBorders>
              <w:top w:val="single" w:sz="4" w:space="0" w:color="auto"/>
              <w:left w:val="single" w:sz="4" w:space="0" w:color="auto"/>
              <w:bottom w:val="single" w:sz="4" w:space="0" w:color="auto"/>
              <w:right w:val="single" w:sz="4" w:space="0" w:color="auto"/>
            </w:tcBorders>
            <w:shd w:val="clear" w:color="auto" w:fill="auto"/>
          </w:tcPr>
          <w:p w14:paraId="35346571" w14:textId="77777777" w:rsidR="0037444B" w:rsidRPr="00011995" w:rsidRDefault="0037444B">
            <w:pPr>
              <w:widowControl/>
              <w:jc w:val="left"/>
              <w:rPr>
                <w:rFonts w:eastAsiaTheme="minorEastAsia" w:cstheme="minorHAnsi"/>
                <w:kern w:val="0"/>
                <w:sz w:val="18"/>
                <w:szCs w:val="18"/>
              </w:rPr>
            </w:pPr>
            <w:r w:rsidRPr="00011995">
              <w:rPr>
                <w:rFonts w:eastAsiaTheme="minorEastAsia" w:cstheme="minorHAnsi"/>
                <w:kern w:val="0"/>
                <w:sz w:val="18"/>
                <w:szCs w:val="18"/>
                <w:lang w:bidi="ar"/>
              </w:rPr>
              <w:t>Switch data</w:t>
            </w:r>
          </w:p>
        </w:tc>
        <w:tc>
          <w:tcPr>
            <w:tcW w:w="3660" w:type="dxa"/>
            <w:tcBorders>
              <w:top w:val="single" w:sz="4" w:space="0" w:color="auto"/>
              <w:left w:val="single" w:sz="4" w:space="0" w:color="auto"/>
              <w:bottom w:val="single" w:sz="4" w:space="0" w:color="auto"/>
              <w:right w:val="single" w:sz="4" w:space="0" w:color="auto"/>
            </w:tcBorders>
            <w:shd w:val="clear" w:color="auto" w:fill="auto"/>
          </w:tcPr>
          <w:p w14:paraId="362460DD" w14:textId="77777777" w:rsidR="0037444B" w:rsidRPr="00011995" w:rsidRDefault="0037444B">
            <w:pPr>
              <w:widowControl/>
              <w:jc w:val="left"/>
              <w:rPr>
                <w:rFonts w:asciiTheme="minorEastAsia" w:eastAsiaTheme="minorEastAsia" w:hAnsiTheme="minorEastAsia" w:cs="宋体"/>
                <w:kern w:val="0"/>
                <w:sz w:val="18"/>
                <w:szCs w:val="18"/>
              </w:rPr>
            </w:pPr>
            <w:r w:rsidRPr="00011995">
              <w:rPr>
                <w:rFonts w:asciiTheme="minorEastAsia" w:eastAsiaTheme="minorEastAsia" w:hAnsiTheme="minorEastAsia" w:cs="宋体"/>
                <w:kern w:val="0"/>
                <w:sz w:val="18"/>
                <w:szCs w:val="18"/>
                <w:lang w:bidi="ar"/>
              </w:rPr>
              <w:t>SD相关数据、route数据</w:t>
            </w: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2CA4DCB2" w14:textId="77777777" w:rsidR="0037444B" w:rsidRPr="00011995" w:rsidRDefault="0037444B">
            <w:pPr>
              <w:widowControl/>
              <w:jc w:val="left"/>
              <w:rPr>
                <w:rFonts w:ascii="Times New Roman" w:eastAsiaTheme="minorEastAsia" w:hAnsi="Times New Roman" w:cs="Times New Roman"/>
                <w:kern w:val="0"/>
                <w:sz w:val="18"/>
                <w:szCs w:val="18"/>
              </w:rPr>
            </w:pPr>
            <w:r w:rsidRPr="00011995">
              <w:rPr>
                <w:rFonts w:ascii="Times New Roman" w:eastAsiaTheme="minorEastAsia" w:hAnsi="Times New Roman" w:cs="Times New Roman"/>
                <w:kern w:val="0"/>
                <w:sz w:val="18"/>
                <w:szCs w:val="18"/>
                <w:lang w:bidi="ar"/>
              </w:rPr>
              <w:t>99.99%</w:t>
            </w:r>
          </w:p>
        </w:tc>
      </w:tr>
      <w:tr w:rsidR="005261D2" w:rsidRPr="00B6167C" w14:paraId="69CD9097" w14:textId="77777777" w:rsidTr="00951B12">
        <w:trPr>
          <w:trHeight w:val="810"/>
        </w:trPr>
        <w:tc>
          <w:tcPr>
            <w:tcW w:w="9658" w:type="dxa"/>
            <w:gridSpan w:val="4"/>
            <w:tcBorders>
              <w:top w:val="single" w:sz="4" w:space="0" w:color="auto"/>
              <w:left w:val="single" w:sz="4" w:space="0" w:color="auto"/>
              <w:right w:val="single" w:sz="4" w:space="0" w:color="auto"/>
            </w:tcBorders>
          </w:tcPr>
          <w:p w14:paraId="3D791954" w14:textId="77777777" w:rsidR="005261D2" w:rsidRPr="00B6167C" w:rsidRDefault="005261D2">
            <w:pPr>
              <w:widowControl/>
              <w:jc w:val="left"/>
              <w:rPr>
                <w:rFonts w:ascii="Times New Roman" w:eastAsiaTheme="minorEastAsia" w:hAnsi="Times New Roman" w:cs="Times New Roman"/>
                <w:kern w:val="0"/>
                <w:sz w:val="18"/>
                <w:szCs w:val="18"/>
                <w:lang w:bidi="ar"/>
              </w:rPr>
            </w:pPr>
            <w:r>
              <w:rPr>
                <w:rFonts w:ascii="Times New Roman" w:eastAsiaTheme="minorEastAsia" w:hAnsi="Times New Roman" w:cs="Times New Roman" w:hint="eastAsia"/>
                <w:kern w:val="0"/>
                <w:sz w:val="18"/>
                <w:szCs w:val="18"/>
                <w:lang w:bidi="ar"/>
              </w:rPr>
              <w:t>备注：</w:t>
            </w:r>
            <w:r w:rsidR="00BC214E">
              <w:rPr>
                <w:rFonts w:ascii="Times New Roman" w:eastAsiaTheme="minorEastAsia" w:hAnsi="Times New Roman" w:cs="Times New Roman" w:hint="eastAsia"/>
                <w:kern w:val="0"/>
                <w:sz w:val="18"/>
                <w:szCs w:val="18"/>
                <w:lang w:bidi="ar"/>
              </w:rPr>
              <w:t>具体参考</w:t>
            </w:r>
            <w:r w:rsidRPr="00B30E65">
              <w:rPr>
                <w:rFonts w:ascii="Times New Roman" w:eastAsiaTheme="minorEastAsia" w:hAnsi="Times New Roman" w:cs="Times New Roman" w:hint="eastAsia"/>
                <w:kern w:val="0"/>
                <w:sz w:val="18"/>
                <w:szCs w:val="18"/>
                <w:lang w:bidi="ar"/>
              </w:rPr>
              <w:t xml:space="preserve">ADCU3(DX11)-SWRT-2023-07-28.xlsx </w:t>
            </w:r>
            <w:r w:rsidRPr="00B30E65">
              <w:rPr>
                <w:rFonts w:ascii="Times New Roman" w:eastAsiaTheme="minorEastAsia" w:hAnsi="Times New Roman" w:cs="Times New Roman" w:hint="eastAsia"/>
                <w:kern w:val="0"/>
                <w:sz w:val="18"/>
                <w:szCs w:val="18"/>
                <w:lang w:bidi="ar"/>
              </w:rPr>
              <w:t>中数据信号表</w:t>
            </w:r>
          </w:p>
        </w:tc>
      </w:tr>
    </w:tbl>
    <w:p w14:paraId="0E30F256" w14:textId="77777777" w:rsidR="00E649D5" w:rsidRPr="00661778" w:rsidDel="00B30E65" w:rsidRDefault="001E4860">
      <w:pPr>
        <w:pStyle w:val="af1"/>
        <w:numPr>
          <w:ilvl w:val="3"/>
          <w:numId w:val="6"/>
        </w:numPr>
        <w:spacing w:afterLines="50" w:after="156" w:line="240" w:lineRule="auto"/>
        <w:ind w:firstLineChars="0"/>
        <w:rPr>
          <w:ins w:id="510" w:author="赵杰" w:date="2024-01-19T09:26:00Z"/>
          <w:del w:id="511" w:author="LiShijie3/李世杰" w:date="2024-01-24T13:56:00Z"/>
          <w:rFonts w:asciiTheme="majorEastAsia" w:eastAsiaTheme="majorEastAsia" w:hAnsiTheme="majorEastAsia" w:cstheme="majorEastAsia"/>
          <w:szCs w:val="21"/>
          <w:rPrChange w:id="512" w:author="LiShijie3/李世杰" w:date="2024-01-24T13:58:00Z">
            <w:rPr>
              <w:ins w:id="513" w:author="赵杰" w:date="2024-01-19T09:26:00Z"/>
              <w:del w:id="514" w:author="LiShijie3/李世杰" w:date="2024-01-24T13:56:00Z"/>
              <w:rFonts w:ascii="宋体" w:hAnsi="宋体" w:cs="宋体"/>
              <w:kern w:val="0"/>
              <w:sz w:val="24"/>
              <w:szCs w:val="24"/>
            </w:rPr>
          </w:rPrChange>
        </w:rPr>
        <w:pPrChange w:id="515" w:author="LiShijie3/李世杰" w:date="2024-01-24T13:58:00Z">
          <w:pPr>
            <w:widowControl/>
            <w:spacing w:line="360" w:lineRule="auto"/>
            <w:jc w:val="left"/>
          </w:pPr>
        </w:pPrChange>
      </w:pPr>
      <w:ins w:id="516" w:author="赵杰" w:date="2024-01-19T09:26:00Z">
        <w:del w:id="517" w:author="LiShijie3/李世杰" w:date="2024-01-24T13:56:00Z">
          <w:r w:rsidRPr="00661778" w:rsidDel="00B30E65">
            <w:rPr>
              <w:rFonts w:asciiTheme="majorEastAsia" w:eastAsiaTheme="majorEastAsia" w:hAnsiTheme="majorEastAsia" w:cstheme="majorEastAsia" w:hint="eastAsia"/>
              <w:szCs w:val="21"/>
              <w:rPrChange w:id="518" w:author="LiShijie3/李世杰" w:date="2024-01-24T13:58:00Z">
                <w:rPr>
                  <w:rFonts w:ascii="宋体" w:hAnsi="宋体" w:cs="宋体" w:hint="eastAsia"/>
                  <w:kern w:val="0"/>
                  <w:sz w:val="24"/>
                  <w:szCs w:val="24"/>
                  <w:lang w:bidi="ar"/>
                </w:rPr>
              </w:rPrChange>
            </w:rPr>
            <w:delText>具体参考：</w:delText>
          </w:r>
          <w:r w:rsidRPr="00661778" w:rsidDel="00B30E65">
            <w:rPr>
              <w:rFonts w:asciiTheme="majorEastAsia" w:eastAsiaTheme="majorEastAsia" w:hAnsiTheme="majorEastAsia" w:cstheme="majorEastAsia"/>
              <w:szCs w:val="21"/>
              <w:rPrChange w:id="519" w:author="LiShijie3/李世杰" w:date="2024-01-24T13:58:00Z">
                <w:rPr>
                  <w:rFonts w:ascii="宋体" w:hAnsi="宋体" w:cs="宋体"/>
                  <w:kern w:val="0"/>
                  <w:sz w:val="24"/>
                  <w:szCs w:val="24"/>
                  <w:lang w:bidi="ar"/>
                </w:rPr>
              </w:rPrChange>
            </w:rPr>
            <w:delText xml:space="preserve">ADCU3(DX11)-SWRT-2023-07-28.xlsx </w:delText>
          </w:r>
          <w:r w:rsidRPr="00661778" w:rsidDel="00B30E65">
            <w:rPr>
              <w:rFonts w:asciiTheme="majorEastAsia" w:eastAsiaTheme="majorEastAsia" w:hAnsiTheme="majorEastAsia" w:cstheme="majorEastAsia" w:hint="eastAsia"/>
              <w:szCs w:val="21"/>
              <w:rPrChange w:id="520" w:author="LiShijie3/李世杰" w:date="2024-01-24T13:58:00Z">
                <w:rPr>
                  <w:rFonts w:ascii="宋体" w:hAnsi="宋体" w:cs="宋体" w:hint="eastAsia"/>
                  <w:kern w:val="0"/>
                  <w:sz w:val="24"/>
                  <w:szCs w:val="24"/>
                  <w:lang w:bidi="ar"/>
                </w:rPr>
              </w:rPrChange>
            </w:rPr>
            <w:delText>中数据信号表</w:delText>
          </w:r>
        </w:del>
      </w:ins>
    </w:p>
    <w:p w14:paraId="06CD7BED" w14:textId="77777777" w:rsidR="00E649D5" w:rsidRPr="00661778" w:rsidRDefault="001E4860">
      <w:pPr>
        <w:pStyle w:val="af1"/>
        <w:numPr>
          <w:ilvl w:val="3"/>
          <w:numId w:val="6"/>
        </w:numPr>
        <w:spacing w:afterLines="50" w:after="156" w:line="240" w:lineRule="auto"/>
        <w:ind w:firstLineChars="0"/>
        <w:rPr>
          <w:ins w:id="521" w:author="赵杰" w:date="2024-01-19T09:27:00Z"/>
          <w:rFonts w:asciiTheme="majorEastAsia" w:eastAsiaTheme="majorEastAsia" w:hAnsiTheme="majorEastAsia" w:cstheme="majorEastAsia"/>
          <w:szCs w:val="21"/>
          <w:rPrChange w:id="522" w:author="LiShijie3/李世杰" w:date="2024-01-24T13:58:00Z">
            <w:rPr>
              <w:ins w:id="523" w:author="赵杰" w:date="2024-01-19T09:27:00Z"/>
              <w:rFonts w:ascii="宋体" w:hAnsi="宋体" w:cs="宋体"/>
              <w:kern w:val="0"/>
              <w:sz w:val="24"/>
              <w:szCs w:val="24"/>
              <w:lang w:bidi="ar"/>
            </w:rPr>
          </w:rPrChange>
        </w:rPr>
        <w:pPrChange w:id="524" w:author="LiShijie3/李世杰" w:date="2024-01-24T13:58:00Z">
          <w:pPr>
            <w:widowControl/>
            <w:spacing w:line="360" w:lineRule="auto"/>
            <w:ind w:firstLineChars="200" w:firstLine="480"/>
            <w:jc w:val="left"/>
          </w:pPr>
        </w:pPrChange>
      </w:pPr>
      <w:ins w:id="525" w:author="赵杰" w:date="2024-01-19T09:27:00Z">
        <w:r w:rsidRPr="00661778">
          <w:rPr>
            <w:rFonts w:asciiTheme="majorEastAsia" w:eastAsiaTheme="majorEastAsia" w:hAnsiTheme="majorEastAsia" w:cstheme="majorEastAsia"/>
            <w:szCs w:val="21"/>
            <w:rPrChange w:id="526" w:author="LiShijie3/李世杰" w:date="2024-01-24T13:58:00Z">
              <w:rPr>
                <w:rFonts w:ascii="宋体" w:hAnsi="宋体" w:cs="宋体"/>
                <w:kern w:val="0"/>
                <w:sz w:val="24"/>
                <w:szCs w:val="24"/>
                <w:lang w:bidi="ar"/>
              </w:rPr>
            </w:rPrChange>
          </w:rPr>
          <w:t>地理围栏数据需求：</w:t>
        </w:r>
      </w:ins>
    </w:p>
    <w:p w14:paraId="1417ECCC" w14:textId="77777777" w:rsidR="00E649D5" w:rsidRPr="00203D00" w:rsidRDefault="001E4860">
      <w:pPr>
        <w:spacing w:afterLines="50" w:after="156" w:line="240" w:lineRule="auto"/>
        <w:ind w:firstLine="420"/>
        <w:rPr>
          <w:ins w:id="527" w:author="赵杰" w:date="2024-01-19T09:27:00Z"/>
          <w:rFonts w:asciiTheme="majorEastAsia" w:eastAsiaTheme="majorEastAsia" w:hAnsiTheme="majorEastAsia" w:cstheme="majorEastAsia"/>
          <w:szCs w:val="21"/>
          <w:rPrChange w:id="528" w:author="LiShijie3/李世杰" w:date="2024-01-24T11:30:00Z">
            <w:rPr>
              <w:ins w:id="529" w:author="赵杰" w:date="2024-01-19T09:27:00Z"/>
              <w:rFonts w:ascii="宋体" w:hAnsi="宋体" w:cs="宋体"/>
              <w:kern w:val="0"/>
              <w:sz w:val="24"/>
              <w:szCs w:val="24"/>
            </w:rPr>
          </w:rPrChange>
        </w:rPr>
        <w:pPrChange w:id="530" w:author="LiShijie3/李世杰" w:date="2024-01-24T11:30:00Z">
          <w:pPr>
            <w:widowControl/>
            <w:spacing w:line="360" w:lineRule="auto"/>
            <w:ind w:firstLineChars="100" w:firstLine="240"/>
            <w:jc w:val="left"/>
          </w:pPr>
        </w:pPrChange>
      </w:pPr>
      <w:ins w:id="531" w:author="赵杰" w:date="2024-01-19T09:27:00Z">
        <w:r w:rsidRPr="00203D00">
          <w:rPr>
            <w:rFonts w:asciiTheme="majorEastAsia" w:eastAsiaTheme="majorEastAsia" w:hAnsiTheme="majorEastAsia" w:cstheme="majorEastAsia" w:hint="eastAsia"/>
            <w:szCs w:val="21"/>
            <w:rPrChange w:id="532" w:author="LiShijie3/李世杰" w:date="2024-01-24T11:30:00Z">
              <w:rPr>
                <w:rFonts w:ascii="宋体" w:hAnsi="宋体" w:cs="宋体" w:hint="eastAsia"/>
                <w:kern w:val="0"/>
                <w:sz w:val="24"/>
                <w:szCs w:val="24"/>
                <w:lang w:bidi="ar"/>
              </w:rPr>
            </w:rPrChange>
          </w:rPr>
          <w:t>应结合定位信息输出当前车辆是否在地理围栏内，正确判断率应大于</w:t>
        </w:r>
        <w:r w:rsidRPr="00203D00">
          <w:rPr>
            <w:rFonts w:asciiTheme="majorEastAsia" w:eastAsiaTheme="majorEastAsia" w:hAnsiTheme="majorEastAsia" w:cstheme="majorEastAsia"/>
            <w:szCs w:val="21"/>
            <w:rPrChange w:id="533" w:author="LiShijie3/李世杰" w:date="2024-01-24T11:30:00Z">
              <w:rPr>
                <w:rFonts w:ascii="宋体" w:hAnsi="宋体" w:cs="宋体"/>
                <w:kern w:val="0"/>
                <w:sz w:val="24"/>
                <w:szCs w:val="24"/>
                <w:lang w:bidi="ar"/>
              </w:rPr>
            </w:rPrChange>
          </w:rPr>
          <w:t>99.9%，地理围栏的误报率应该小于0.1%（车辆不在地理围栏里面，而地图判断车辆在围栏里）。</w:t>
        </w:r>
        <w:del w:id="534" w:author="曾勇" w:date="2024-01-19T09:57:00Z">
          <w:r w:rsidRPr="00203D00">
            <w:rPr>
              <w:rFonts w:asciiTheme="majorEastAsia" w:eastAsiaTheme="majorEastAsia" w:hAnsiTheme="majorEastAsia" w:cstheme="majorEastAsia" w:hint="eastAsia"/>
              <w:szCs w:val="21"/>
              <w:rPrChange w:id="535" w:author="LiShijie3/李世杰" w:date="2024-01-24T11:30:00Z">
                <w:rPr>
                  <w:rFonts w:ascii="宋体" w:hAnsi="宋体" w:cs="宋体" w:hint="eastAsia"/>
                  <w:kern w:val="0"/>
                  <w:sz w:val="24"/>
                  <w:szCs w:val="24"/>
                  <w:lang w:bidi="ar"/>
                </w:rPr>
              </w:rPrChange>
            </w:rPr>
            <w:delText>。</w:delText>
          </w:r>
        </w:del>
      </w:ins>
    </w:p>
    <w:p w14:paraId="74E3FC56" w14:textId="77777777" w:rsidR="00E649D5" w:rsidRPr="00203D00" w:rsidDel="00D21A00" w:rsidRDefault="00BC214E">
      <w:pPr>
        <w:spacing w:afterLines="50" w:after="156" w:line="240" w:lineRule="auto"/>
        <w:ind w:firstLine="420"/>
        <w:rPr>
          <w:ins w:id="536" w:author="赵杰" w:date="2024-01-19T09:27:00Z"/>
          <w:del w:id="537" w:author="LiShijie3/李世杰" w:date="2024-01-24T14:17:00Z"/>
          <w:rFonts w:asciiTheme="majorEastAsia" w:eastAsiaTheme="majorEastAsia" w:hAnsiTheme="majorEastAsia" w:cstheme="majorEastAsia"/>
          <w:szCs w:val="21"/>
          <w:rPrChange w:id="538" w:author="LiShijie3/李世杰" w:date="2024-01-24T11:30:00Z">
            <w:rPr>
              <w:ins w:id="539" w:author="赵杰" w:date="2024-01-19T09:27:00Z"/>
              <w:del w:id="540" w:author="LiShijie3/李世杰" w:date="2024-01-24T14:17:00Z"/>
              <w:rFonts w:ascii="宋体" w:hAnsi="宋体" w:cs="宋体"/>
              <w:kern w:val="0"/>
              <w:sz w:val="24"/>
              <w:szCs w:val="24"/>
            </w:rPr>
          </w:rPrChange>
        </w:rPr>
        <w:pPrChange w:id="541" w:author="LiShijie3/李世杰" w:date="2024-01-24T11:30:00Z">
          <w:pPr>
            <w:widowControl/>
            <w:spacing w:line="360" w:lineRule="auto"/>
            <w:ind w:firstLineChars="100" w:firstLine="210"/>
            <w:jc w:val="left"/>
          </w:pPr>
        </w:pPrChange>
      </w:pPr>
      <w:ins w:id="542" w:author="LiShijie3/李世杰" w:date="2024-01-24T14:15:00Z">
        <w:r>
          <w:rPr>
            <w:rFonts w:asciiTheme="majorEastAsia" w:eastAsiaTheme="majorEastAsia" w:hAnsiTheme="majorEastAsia" w:cstheme="majorEastAsia" w:hint="eastAsia"/>
            <w:szCs w:val="21"/>
          </w:rPr>
          <w:t>EHP需</w:t>
        </w:r>
      </w:ins>
      <w:ins w:id="543" w:author="赵杰" w:date="2024-01-19T09:27:00Z">
        <w:del w:id="544" w:author="LiShijie3/李世杰" w:date="2024-01-24T14:15:00Z">
          <w:r w:rsidR="001E4860" w:rsidRPr="00203D00" w:rsidDel="00BC214E">
            <w:rPr>
              <w:rFonts w:asciiTheme="majorEastAsia" w:eastAsiaTheme="majorEastAsia" w:hAnsiTheme="majorEastAsia" w:cstheme="majorEastAsia" w:hint="eastAsia"/>
              <w:szCs w:val="21"/>
              <w:rPrChange w:id="545" w:author="LiShijie3/李世杰" w:date="2024-01-24T11:30:00Z">
                <w:rPr>
                  <w:rFonts w:ascii="宋体" w:hAnsi="宋体" w:cs="宋体" w:hint="eastAsia"/>
                  <w:kern w:val="0"/>
                  <w:sz w:val="24"/>
                  <w:szCs w:val="24"/>
                  <w:lang w:bidi="ar"/>
                </w:rPr>
              </w:rPrChange>
            </w:rPr>
            <w:delText>地图</w:delText>
          </w:r>
        </w:del>
        <w:del w:id="546" w:author="LiShijie3/李世杰" w:date="2024-01-24T14:13:00Z">
          <w:r w:rsidR="001E4860" w:rsidRPr="00203D00" w:rsidDel="005261D2">
            <w:rPr>
              <w:rFonts w:asciiTheme="majorEastAsia" w:eastAsiaTheme="majorEastAsia" w:hAnsiTheme="majorEastAsia" w:cstheme="majorEastAsia" w:hint="eastAsia"/>
              <w:szCs w:val="21"/>
              <w:rPrChange w:id="547" w:author="LiShijie3/李世杰" w:date="2024-01-24T11:30:00Z">
                <w:rPr>
                  <w:rFonts w:ascii="宋体" w:hAnsi="宋体" w:cs="宋体" w:hint="eastAsia"/>
                  <w:kern w:val="0"/>
                  <w:sz w:val="24"/>
                  <w:szCs w:val="24"/>
                  <w:lang w:bidi="ar"/>
                </w:rPr>
              </w:rPrChange>
            </w:rPr>
            <w:delText>系统通过</w:delText>
          </w:r>
          <w:r w:rsidR="001E4860" w:rsidRPr="00203D00" w:rsidDel="005261D2">
            <w:rPr>
              <w:rFonts w:asciiTheme="majorEastAsia" w:eastAsiaTheme="majorEastAsia" w:hAnsiTheme="majorEastAsia" w:cstheme="majorEastAsia"/>
              <w:szCs w:val="21"/>
              <w:rPrChange w:id="548" w:author="LiShijie3/李世杰" w:date="2024-01-24T11:30:00Z">
                <w:rPr>
                  <w:rFonts w:ascii="宋体" w:hAnsi="宋体" w:cs="宋体"/>
                  <w:kern w:val="0"/>
                  <w:sz w:val="24"/>
                  <w:szCs w:val="24"/>
                  <w:lang w:bidi="ar"/>
                </w:rPr>
              </w:rPrChange>
            </w:rPr>
            <w:delText xml:space="preserve">isGeoFencingCurr </w:delText>
          </w:r>
        </w:del>
        <w:del w:id="549" w:author="LiShijie3/李世杰" w:date="2024-01-24T14:15:00Z">
          <w:r w:rsidR="001E4860" w:rsidRPr="00203D00" w:rsidDel="007C63B0">
            <w:rPr>
              <w:rFonts w:asciiTheme="majorEastAsia" w:eastAsiaTheme="majorEastAsia" w:hAnsiTheme="majorEastAsia" w:cstheme="majorEastAsia" w:hint="eastAsia"/>
              <w:szCs w:val="21"/>
              <w:rPrChange w:id="550" w:author="LiShijie3/李世杰" w:date="2024-01-24T11:30:00Z">
                <w:rPr>
                  <w:rFonts w:ascii="宋体" w:hAnsi="宋体" w:cs="宋体" w:hint="eastAsia"/>
                  <w:kern w:val="0"/>
                  <w:sz w:val="24"/>
                  <w:szCs w:val="24"/>
                  <w:lang w:bidi="ar"/>
                </w:rPr>
              </w:rPrChange>
            </w:rPr>
            <w:delText>信号</w:delText>
          </w:r>
        </w:del>
        <w:r w:rsidR="001E4860" w:rsidRPr="00203D00">
          <w:rPr>
            <w:rFonts w:asciiTheme="majorEastAsia" w:eastAsiaTheme="majorEastAsia" w:hAnsiTheme="majorEastAsia" w:cstheme="majorEastAsia" w:hint="eastAsia"/>
            <w:szCs w:val="21"/>
            <w:rPrChange w:id="551" w:author="LiShijie3/李世杰" w:date="2024-01-24T11:30:00Z">
              <w:rPr>
                <w:rFonts w:ascii="宋体" w:hAnsi="宋体" w:cs="宋体" w:hint="eastAsia"/>
                <w:kern w:val="0"/>
                <w:sz w:val="24"/>
                <w:szCs w:val="24"/>
                <w:lang w:bidi="ar"/>
              </w:rPr>
            </w:rPrChange>
          </w:rPr>
          <w:t>发送当前位置的地理围栏状态。如果不在地理围栏内，</w:t>
        </w:r>
        <w:del w:id="552" w:author="LiShijie3/李世杰" w:date="2024-01-24T14:15:00Z">
          <w:r w:rsidR="001E4860" w:rsidRPr="00203D00" w:rsidDel="00BC214E">
            <w:rPr>
              <w:rFonts w:asciiTheme="majorEastAsia" w:eastAsiaTheme="majorEastAsia" w:hAnsiTheme="majorEastAsia" w:cstheme="majorEastAsia" w:hint="eastAsia"/>
              <w:szCs w:val="21"/>
              <w:rPrChange w:id="553" w:author="LiShijie3/李世杰" w:date="2024-01-24T11:30:00Z">
                <w:rPr>
                  <w:rFonts w:ascii="宋体" w:hAnsi="宋体" w:cs="宋体" w:hint="eastAsia"/>
                  <w:kern w:val="0"/>
                  <w:sz w:val="24"/>
                  <w:szCs w:val="24"/>
                  <w:lang w:bidi="ar"/>
                </w:rPr>
              </w:rPrChange>
            </w:rPr>
            <w:delText>地图</w:delText>
          </w:r>
        </w:del>
        <w:del w:id="554" w:author="LiShijie3/李世杰" w:date="2024-01-24T14:13:00Z">
          <w:r w:rsidR="001E4860" w:rsidRPr="00203D00" w:rsidDel="005261D2">
            <w:rPr>
              <w:rFonts w:asciiTheme="majorEastAsia" w:eastAsiaTheme="majorEastAsia" w:hAnsiTheme="majorEastAsia" w:cstheme="majorEastAsia" w:hint="eastAsia"/>
              <w:szCs w:val="21"/>
              <w:rPrChange w:id="555" w:author="LiShijie3/李世杰" w:date="2024-01-24T11:30:00Z">
                <w:rPr>
                  <w:rFonts w:ascii="宋体" w:hAnsi="宋体" w:cs="宋体" w:hint="eastAsia"/>
                  <w:kern w:val="0"/>
                  <w:sz w:val="24"/>
                  <w:szCs w:val="24"/>
                  <w:lang w:bidi="ar"/>
                </w:rPr>
              </w:rPrChange>
            </w:rPr>
            <w:delText>系统</w:delText>
          </w:r>
        </w:del>
        <w:del w:id="556" w:author="LiShijie3/李世杰" w:date="2024-01-24T14:14:00Z">
          <w:r w:rsidR="001E4860" w:rsidRPr="00203D00" w:rsidDel="005261D2">
            <w:rPr>
              <w:rFonts w:asciiTheme="majorEastAsia" w:eastAsiaTheme="majorEastAsia" w:hAnsiTheme="majorEastAsia" w:cstheme="majorEastAsia" w:hint="eastAsia"/>
              <w:szCs w:val="21"/>
              <w:rPrChange w:id="557" w:author="LiShijie3/李世杰" w:date="2024-01-24T11:30:00Z">
                <w:rPr>
                  <w:rFonts w:ascii="宋体" w:hAnsi="宋体" w:cs="宋体" w:hint="eastAsia"/>
                  <w:kern w:val="0"/>
                  <w:sz w:val="24"/>
                  <w:szCs w:val="24"/>
                  <w:lang w:bidi="ar"/>
                </w:rPr>
              </w:rPrChange>
            </w:rPr>
            <w:delText>通过</w:delText>
          </w:r>
        </w:del>
        <w:del w:id="558" w:author="LiShijie3/李世杰" w:date="2024-01-24T14:13:00Z">
          <w:r w:rsidR="001E4860" w:rsidRPr="00203D00" w:rsidDel="005261D2">
            <w:rPr>
              <w:rFonts w:asciiTheme="majorEastAsia" w:eastAsiaTheme="majorEastAsia" w:hAnsiTheme="majorEastAsia" w:cstheme="majorEastAsia"/>
              <w:szCs w:val="21"/>
              <w:rPrChange w:id="559" w:author="LiShijie3/李世杰" w:date="2024-01-24T11:30:00Z">
                <w:rPr>
                  <w:rFonts w:ascii="宋体" w:hAnsi="宋体" w:cs="宋体"/>
                  <w:kern w:val="0"/>
                  <w:sz w:val="24"/>
                  <w:szCs w:val="24"/>
                  <w:lang w:bidi="ar"/>
                </w:rPr>
              </w:rPrChange>
            </w:rPr>
            <w:delText xml:space="preserve">FencingCurrReason </w:delText>
          </w:r>
          <w:r w:rsidR="001E4860" w:rsidRPr="00203D00" w:rsidDel="005261D2">
            <w:rPr>
              <w:rFonts w:asciiTheme="majorEastAsia" w:eastAsiaTheme="majorEastAsia" w:hAnsiTheme="majorEastAsia" w:cstheme="majorEastAsia" w:hint="eastAsia"/>
              <w:szCs w:val="21"/>
              <w:rPrChange w:id="560" w:author="LiShijie3/李世杰" w:date="2024-01-24T11:30:00Z">
                <w:rPr>
                  <w:rFonts w:ascii="宋体" w:hAnsi="宋体" w:cs="宋体" w:hint="eastAsia"/>
                  <w:kern w:val="0"/>
                  <w:sz w:val="24"/>
                  <w:szCs w:val="24"/>
                  <w:lang w:bidi="ar"/>
                </w:rPr>
              </w:rPrChange>
            </w:rPr>
            <w:delText>信号</w:delText>
          </w:r>
        </w:del>
        <w:r w:rsidR="001E4860" w:rsidRPr="00203D00">
          <w:rPr>
            <w:rFonts w:asciiTheme="majorEastAsia" w:eastAsiaTheme="majorEastAsia" w:hAnsiTheme="majorEastAsia" w:cstheme="majorEastAsia" w:hint="eastAsia"/>
            <w:szCs w:val="21"/>
            <w:rPrChange w:id="561" w:author="LiShijie3/李世杰" w:date="2024-01-24T11:30:00Z">
              <w:rPr>
                <w:rFonts w:ascii="宋体" w:hAnsi="宋体" w:cs="宋体" w:hint="eastAsia"/>
                <w:kern w:val="0"/>
                <w:sz w:val="24"/>
                <w:szCs w:val="24"/>
                <w:lang w:bidi="ar"/>
              </w:rPr>
            </w:rPrChange>
          </w:rPr>
          <w:t>应该提供当前不在地理围栏内的原因</w:t>
        </w:r>
      </w:ins>
      <w:ins w:id="562" w:author="LiShijie3/李世杰" w:date="2024-01-24T14:17:00Z">
        <w:r w:rsidR="00D21A00">
          <w:rPr>
            <w:rFonts w:asciiTheme="majorEastAsia" w:eastAsiaTheme="majorEastAsia" w:hAnsiTheme="majorEastAsia" w:cstheme="majorEastAsia" w:hint="eastAsia"/>
            <w:szCs w:val="21"/>
          </w:rPr>
          <w:t>。</w:t>
        </w:r>
      </w:ins>
      <w:ins w:id="563" w:author="赵杰" w:date="2024-01-19T09:27:00Z">
        <w:del w:id="564" w:author="LiShijie3/李世杰" w:date="2024-01-24T14:17:00Z">
          <w:r w:rsidR="001E4860" w:rsidRPr="00203D00" w:rsidDel="00D21A00">
            <w:rPr>
              <w:rFonts w:asciiTheme="majorEastAsia" w:eastAsiaTheme="majorEastAsia" w:hAnsiTheme="majorEastAsia" w:cstheme="majorEastAsia" w:hint="eastAsia"/>
              <w:szCs w:val="21"/>
              <w:rPrChange w:id="565" w:author="LiShijie3/李世杰" w:date="2024-01-24T11:30:00Z">
                <w:rPr>
                  <w:rFonts w:ascii="宋体" w:hAnsi="宋体" w:cs="宋体" w:hint="eastAsia"/>
                  <w:kern w:val="0"/>
                  <w:sz w:val="24"/>
                  <w:szCs w:val="24"/>
                  <w:lang w:bidi="ar"/>
                </w:rPr>
              </w:rPrChange>
            </w:rPr>
            <w:delText>。</w:delText>
          </w:r>
        </w:del>
      </w:ins>
    </w:p>
    <w:p w14:paraId="69547237" w14:textId="4888F46A" w:rsidR="00E649D5" w:rsidRPr="00203D00" w:rsidDel="00BC214E" w:rsidRDefault="001E4860">
      <w:pPr>
        <w:spacing w:afterLines="50" w:after="156" w:line="240" w:lineRule="auto"/>
        <w:rPr>
          <w:ins w:id="566" w:author="赵杰" w:date="2024-01-19T09:27:00Z"/>
          <w:del w:id="567" w:author="LiShijie3/李世杰" w:date="2024-01-24T14:15:00Z"/>
          <w:rFonts w:asciiTheme="majorEastAsia" w:eastAsiaTheme="majorEastAsia" w:hAnsiTheme="majorEastAsia" w:cstheme="majorEastAsia"/>
          <w:szCs w:val="21"/>
          <w:rPrChange w:id="568" w:author="LiShijie3/李世杰" w:date="2024-01-24T11:30:00Z">
            <w:rPr>
              <w:ins w:id="569" w:author="赵杰" w:date="2024-01-19T09:27:00Z"/>
              <w:del w:id="570" w:author="LiShijie3/李世杰" w:date="2024-01-24T14:15:00Z"/>
              <w:rFonts w:ascii="宋体" w:hAnsi="宋体" w:cs="宋体"/>
              <w:kern w:val="0"/>
              <w:sz w:val="24"/>
              <w:szCs w:val="24"/>
            </w:rPr>
          </w:rPrChange>
        </w:rPr>
        <w:pPrChange w:id="571" w:author="LiShijie3/李世杰" w:date="2024-01-24T14:17:00Z">
          <w:pPr>
            <w:widowControl/>
            <w:spacing w:line="360" w:lineRule="auto"/>
            <w:ind w:firstLineChars="100" w:firstLine="240"/>
            <w:jc w:val="left"/>
          </w:pPr>
        </w:pPrChange>
      </w:pPr>
      <w:ins w:id="572" w:author="赵杰" w:date="2024-01-19T09:27:00Z">
        <w:del w:id="573" w:author="LiShijie3/李世杰" w:date="2024-01-24T14:15:00Z">
          <w:r w:rsidRPr="00203D00" w:rsidDel="00BC214E">
            <w:rPr>
              <w:rFonts w:asciiTheme="majorEastAsia" w:eastAsiaTheme="majorEastAsia" w:hAnsiTheme="majorEastAsia" w:cstheme="majorEastAsia" w:hint="eastAsia"/>
              <w:szCs w:val="21"/>
              <w:rPrChange w:id="574" w:author="LiShijie3/李世杰" w:date="2024-01-24T11:30:00Z">
                <w:rPr>
                  <w:rFonts w:ascii="宋体" w:hAnsi="宋体" w:cs="宋体" w:hint="eastAsia"/>
                  <w:kern w:val="0"/>
                  <w:sz w:val="24"/>
                  <w:szCs w:val="24"/>
                  <w:lang w:bidi="ar"/>
                </w:rPr>
              </w:rPrChange>
            </w:rPr>
            <w:delText>地图</w:delText>
          </w:r>
        </w:del>
        <w:del w:id="575" w:author="LiShijie3/李世杰" w:date="2024-01-24T14:14:00Z">
          <w:r w:rsidRPr="00203D00" w:rsidDel="005261D2">
            <w:rPr>
              <w:rFonts w:asciiTheme="majorEastAsia" w:eastAsiaTheme="majorEastAsia" w:hAnsiTheme="majorEastAsia" w:cstheme="majorEastAsia" w:hint="eastAsia"/>
              <w:szCs w:val="21"/>
              <w:rPrChange w:id="576" w:author="LiShijie3/李世杰" w:date="2024-01-24T11:30:00Z">
                <w:rPr>
                  <w:rFonts w:ascii="宋体" w:hAnsi="宋体" w:cs="宋体" w:hint="eastAsia"/>
                  <w:kern w:val="0"/>
                  <w:sz w:val="24"/>
                  <w:szCs w:val="24"/>
                  <w:lang w:bidi="ar"/>
                </w:rPr>
              </w:rPrChange>
            </w:rPr>
            <w:delText>系统</w:delText>
          </w:r>
        </w:del>
        <w:del w:id="577" w:author="LiShijie3/李世杰" w:date="2024-01-24T14:17:00Z">
          <w:r w:rsidRPr="00203D00" w:rsidDel="00D21A00">
            <w:rPr>
              <w:rFonts w:asciiTheme="majorEastAsia" w:eastAsiaTheme="majorEastAsia" w:hAnsiTheme="majorEastAsia" w:cstheme="majorEastAsia" w:hint="eastAsia"/>
              <w:szCs w:val="21"/>
              <w:rPrChange w:id="578" w:author="LiShijie3/李世杰" w:date="2024-01-24T11:30:00Z">
                <w:rPr>
                  <w:rFonts w:ascii="宋体" w:hAnsi="宋体" w:cs="宋体" w:hint="eastAsia"/>
                  <w:kern w:val="0"/>
                  <w:sz w:val="24"/>
                  <w:szCs w:val="24"/>
                  <w:lang w:bidi="ar"/>
                </w:rPr>
              </w:rPrChange>
            </w:rPr>
            <w:delText>除</w:delText>
          </w:r>
        </w:del>
        <w:del w:id="579" w:author="LiShijie3/李世杰" w:date="2024-01-24T14:14:00Z">
          <w:r w:rsidRPr="00203D00" w:rsidDel="005261D2">
            <w:rPr>
              <w:rFonts w:asciiTheme="majorEastAsia" w:eastAsiaTheme="majorEastAsia" w:hAnsiTheme="majorEastAsia" w:cstheme="majorEastAsia" w:hint="eastAsia"/>
              <w:szCs w:val="21"/>
              <w:rPrChange w:id="580" w:author="LiShijie3/李世杰" w:date="2024-01-24T11:30:00Z">
                <w:rPr>
                  <w:rFonts w:ascii="宋体" w:hAnsi="宋体" w:cs="宋体" w:hint="eastAsia"/>
                  <w:kern w:val="0"/>
                  <w:sz w:val="24"/>
                  <w:szCs w:val="24"/>
                  <w:lang w:bidi="ar"/>
                </w:rPr>
              </w:rPrChange>
            </w:rPr>
            <w:delText>了通过</w:delText>
          </w:r>
          <w:r w:rsidRPr="00203D00" w:rsidDel="005261D2">
            <w:rPr>
              <w:rFonts w:asciiTheme="majorEastAsia" w:eastAsiaTheme="majorEastAsia" w:hAnsiTheme="majorEastAsia" w:cstheme="majorEastAsia"/>
              <w:szCs w:val="21"/>
              <w:rPrChange w:id="581" w:author="LiShijie3/李世杰" w:date="2024-01-24T11:30:00Z">
                <w:rPr>
                  <w:rFonts w:ascii="宋体" w:hAnsi="宋体" w:cs="宋体"/>
                  <w:kern w:val="0"/>
                  <w:sz w:val="24"/>
                  <w:szCs w:val="24"/>
                  <w:lang w:bidi="ar"/>
                </w:rPr>
              </w:rPrChange>
            </w:rPr>
            <w:delText>isgeofencingcurr信号</w:delText>
          </w:r>
        </w:del>
        <w:del w:id="582" w:author="LiShijie3/李世杰" w:date="2024-01-24T14:16:00Z">
          <w:r w:rsidRPr="00203D00" w:rsidDel="00D21A00">
            <w:rPr>
              <w:rFonts w:asciiTheme="majorEastAsia" w:eastAsiaTheme="majorEastAsia" w:hAnsiTheme="majorEastAsia" w:cstheme="majorEastAsia" w:hint="eastAsia"/>
              <w:szCs w:val="21"/>
              <w:rPrChange w:id="583" w:author="LiShijie3/李世杰" w:date="2024-01-24T11:30:00Z">
                <w:rPr>
                  <w:rFonts w:ascii="宋体" w:hAnsi="宋体" w:cs="宋体" w:hint="eastAsia"/>
                  <w:kern w:val="0"/>
                  <w:sz w:val="24"/>
                  <w:szCs w:val="24"/>
                  <w:lang w:bidi="ar"/>
                </w:rPr>
              </w:rPrChange>
            </w:rPr>
            <w:delText>发送当前位置的地理围栏状态外，</w:delText>
          </w:r>
        </w:del>
        <w:r w:rsidRPr="00203D00">
          <w:rPr>
            <w:rFonts w:asciiTheme="majorEastAsia" w:eastAsiaTheme="majorEastAsia" w:hAnsiTheme="majorEastAsia" w:cstheme="majorEastAsia" w:hint="eastAsia"/>
            <w:szCs w:val="21"/>
            <w:rPrChange w:id="584" w:author="LiShijie3/李世杰" w:date="2024-01-24T11:30:00Z">
              <w:rPr>
                <w:rFonts w:ascii="宋体" w:hAnsi="宋体" w:cs="宋体" w:hint="eastAsia"/>
                <w:kern w:val="0"/>
                <w:sz w:val="24"/>
                <w:szCs w:val="24"/>
                <w:lang w:bidi="ar"/>
              </w:rPr>
            </w:rPrChange>
          </w:rPr>
          <w:t>还需要发送前方</w:t>
        </w:r>
        <w:r w:rsidRPr="00203D00">
          <w:rPr>
            <w:rFonts w:asciiTheme="majorEastAsia" w:eastAsiaTheme="majorEastAsia" w:hAnsiTheme="majorEastAsia" w:cstheme="majorEastAsia"/>
            <w:szCs w:val="21"/>
            <w:rPrChange w:id="585" w:author="LiShijie3/李世杰" w:date="2024-01-24T11:30:00Z">
              <w:rPr>
                <w:rFonts w:ascii="宋体" w:hAnsi="宋体" w:cs="宋体"/>
                <w:kern w:val="0"/>
                <w:sz w:val="24"/>
                <w:szCs w:val="24"/>
                <w:lang w:bidi="ar"/>
              </w:rPr>
            </w:rPrChange>
          </w:rPr>
          <w:t xml:space="preserve"> 2km </w:t>
        </w:r>
        <w:r w:rsidRPr="00203D00">
          <w:rPr>
            <w:rFonts w:asciiTheme="majorEastAsia" w:eastAsiaTheme="majorEastAsia" w:hAnsiTheme="majorEastAsia" w:cstheme="majorEastAsia" w:hint="eastAsia"/>
            <w:szCs w:val="21"/>
            <w:rPrChange w:id="586" w:author="LiShijie3/李世杰" w:date="2024-01-24T11:30:00Z">
              <w:rPr>
                <w:rFonts w:ascii="宋体" w:hAnsi="宋体" w:cs="宋体" w:hint="eastAsia"/>
                <w:kern w:val="0"/>
                <w:sz w:val="24"/>
                <w:szCs w:val="24"/>
                <w:lang w:bidi="ar"/>
              </w:rPr>
            </w:rPrChange>
          </w:rPr>
          <w:t>内最近的</w:t>
        </w:r>
      </w:ins>
      <w:ins w:id="587" w:author="alix\Jie Zhao\赵杰" w:date="2024-02-29T10:07:00Z">
        <w:r w:rsidR="007B2CEB">
          <w:rPr>
            <w:rFonts w:asciiTheme="majorEastAsia" w:eastAsiaTheme="majorEastAsia" w:hAnsiTheme="majorEastAsia" w:cstheme="majorEastAsia" w:hint="eastAsia"/>
            <w:szCs w:val="21"/>
          </w:rPr>
          <w:t>所有</w:t>
        </w:r>
      </w:ins>
      <w:ins w:id="588" w:author="赵杰" w:date="2024-01-19T09:27:00Z">
        <w:del w:id="589" w:author="alix\Jie Zhao\赵杰" w:date="2024-02-29T10:07:00Z">
          <w:r w:rsidRPr="00203D00" w:rsidDel="007B2CEB">
            <w:rPr>
              <w:rFonts w:asciiTheme="majorEastAsia" w:eastAsiaTheme="majorEastAsia" w:hAnsiTheme="majorEastAsia" w:cstheme="majorEastAsia" w:hint="eastAsia"/>
              <w:szCs w:val="21"/>
              <w:rPrChange w:id="590" w:author="LiShijie3/李世杰" w:date="2024-01-24T11:30:00Z">
                <w:rPr>
                  <w:rFonts w:ascii="宋体" w:hAnsi="宋体" w:cs="宋体" w:hint="eastAsia"/>
                  <w:kern w:val="0"/>
                  <w:sz w:val="24"/>
                  <w:szCs w:val="24"/>
                  <w:lang w:bidi="ar"/>
                </w:rPr>
              </w:rPrChange>
            </w:rPr>
            <w:delText>两个</w:delText>
          </w:r>
        </w:del>
        <w:r w:rsidRPr="00203D00">
          <w:rPr>
            <w:rFonts w:asciiTheme="majorEastAsia" w:eastAsiaTheme="majorEastAsia" w:hAnsiTheme="majorEastAsia" w:cstheme="majorEastAsia" w:hint="eastAsia"/>
            <w:szCs w:val="21"/>
            <w:rPrChange w:id="591" w:author="LiShijie3/李世杰" w:date="2024-01-24T11:30:00Z">
              <w:rPr>
                <w:rFonts w:ascii="宋体" w:hAnsi="宋体" w:cs="宋体" w:hint="eastAsia"/>
                <w:kern w:val="0"/>
                <w:sz w:val="24"/>
                <w:szCs w:val="24"/>
                <w:lang w:bidi="ar"/>
              </w:rPr>
            </w:rPrChange>
          </w:rPr>
          <w:t>地理围栏信息。</w:t>
        </w:r>
      </w:ins>
      <w:ins w:id="592" w:author="LiShijie3/李世杰" w:date="2024-01-24T14:17:00Z">
        <w:r w:rsidR="00D21A00">
          <w:rPr>
            <w:rFonts w:asciiTheme="majorEastAsia" w:eastAsiaTheme="majorEastAsia" w:hAnsiTheme="majorEastAsia" w:cstheme="majorEastAsia" w:hint="eastAsia"/>
            <w:szCs w:val="21"/>
          </w:rPr>
          <w:t>若</w:t>
        </w:r>
      </w:ins>
      <w:ins w:id="593" w:author="赵杰" w:date="2024-01-19T09:27:00Z">
        <w:del w:id="594" w:author="LiShijie3/李世杰" w:date="2024-01-24T14:14:00Z">
          <w:r w:rsidRPr="00203D00" w:rsidDel="007C63B0">
            <w:rPr>
              <w:rFonts w:asciiTheme="majorEastAsia" w:eastAsiaTheme="majorEastAsia" w:hAnsiTheme="majorEastAsia" w:cstheme="majorEastAsia" w:hint="eastAsia"/>
              <w:szCs w:val="21"/>
              <w:rPrChange w:id="595" w:author="LiShijie3/李世杰" w:date="2024-01-24T11:30:00Z">
                <w:rPr>
                  <w:rFonts w:ascii="宋体" w:hAnsi="宋体" w:cs="宋体" w:hint="eastAsia"/>
                  <w:kern w:val="0"/>
                  <w:sz w:val="24"/>
                  <w:szCs w:val="24"/>
                  <w:lang w:bidi="ar"/>
                </w:rPr>
              </w:rPrChange>
            </w:rPr>
            <w:delText>信号</w:delText>
          </w:r>
          <w:r w:rsidRPr="00203D00" w:rsidDel="007C63B0">
            <w:rPr>
              <w:rFonts w:asciiTheme="majorEastAsia" w:eastAsiaTheme="majorEastAsia" w:hAnsiTheme="majorEastAsia" w:cstheme="majorEastAsia"/>
              <w:szCs w:val="21"/>
              <w:rPrChange w:id="596" w:author="LiShijie3/李世杰" w:date="2024-01-24T11:30:00Z">
                <w:rPr>
                  <w:rFonts w:ascii="宋体" w:hAnsi="宋体" w:cs="宋体"/>
                  <w:kern w:val="0"/>
                  <w:sz w:val="24"/>
                  <w:szCs w:val="24"/>
                  <w:lang w:bidi="ar"/>
                </w:rPr>
              </w:rPrChange>
            </w:rPr>
            <w:delText xml:space="preserve">FencingEdgeA </w:delText>
          </w:r>
          <w:r w:rsidRPr="00203D00" w:rsidDel="007C63B0">
            <w:rPr>
              <w:rFonts w:asciiTheme="majorEastAsia" w:eastAsiaTheme="majorEastAsia" w:hAnsiTheme="majorEastAsia" w:cstheme="majorEastAsia" w:hint="eastAsia"/>
              <w:szCs w:val="21"/>
              <w:rPrChange w:id="597" w:author="LiShijie3/李世杰" w:date="2024-01-24T11:30:00Z">
                <w:rPr>
                  <w:rFonts w:ascii="宋体" w:hAnsi="宋体" w:cs="宋体" w:hint="eastAsia"/>
                  <w:kern w:val="0"/>
                  <w:sz w:val="24"/>
                  <w:szCs w:val="24"/>
                  <w:lang w:bidi="ar"/>
                </w:rPr>
              </w:rPrChange>
            </w:rPr>
            <w:delText>代表前方第一个地理围栏信息，信号</w:delText>
          </w:r>
          <w:r w:rsidRPr="00203D00" w:rsidDel="007C63B0">
            <w:rPr>
              <w:rFonts w:asciiTheme="majorEastAsia" w:eastAsiaTheme="majorEastAsia" w:hAnsiTheme="majorEastAsia" w:cstheme="majorEastAsia"/>
              <w:szCs w:val="21"/>
              <w:rPrChange w:id="598" w:author="LiShijie3/李世杰" w:date="2024-01-24T11:30:00Z">
                <w:rPr>
                  <w:rFonts w:ascii="宋体" w:hAnsi="宋体" w:cs="宋体"/>
                  <w:kern w:val="0"/>
                  <w:sz w:val="24"/>
                  <w:szCs w:val="24"/>
                  <w:lang w:bidi="ar"/>
                </w:rPr>
              </w:rPrChange>
            </w:rPr>
            <w:delText xml:space="preserve"> FencingEdgeB </w:delText>
          </w:r>
          <w:r w:rsidRPr="00203D00" w:rsidDel="007C63B0">
            <w:rPr>
              <w:rFonts w:asciiTheme="majorEastAsia" w:eastAsiaTheme="majorEastAsia" w:hAnsiTheme="majorEastAsia" w:cstheme="majorEastAsia" w:hint="eastAsia"/>
              <w:szCs w:val="21"/>
              <w:rPrChange w:id="599" w:author="LiShijie3/李世杰" w:date="2024-01-24T11:30:00Z">
                <w:rPr>
                  <w:rFonts w:ascii="宋体" w:hAnsi="宋体" w:cs="宋体" w:hint="eastAsia"/>
                  <w:kern w:val="0"/>
                  <w:sz w:val="24"/>
                  <w:szCs w:val="24"/>
                  <w:lang w:bidi="ar"/>
                </w:rPr>
              </w:rPrChange>
            </w:rPr>
            <w:delText>代表前方第二个地理围栏信息。</w:delText>
          </w:r>
        </w:del>
      </w:ins>
    </w:p>
    <w:p w14:paraId="67AE954C" w14:textId="77777777" w:rsidR="00E649D5" w:rsidRPr="00203D00" w:rsidDel="00203D00" w:rsidRDefault="001E4860">
      <w:pPr>
        <w:spacing w:afterLines="50" w:after="156" w:line="240" w:lineRule="auto"/>
        <w:rPr>
          <w:ins w:id="600" w:author="赵杰" w:date="2024-01-19T09:27:00Z"/>
          <w:del w:id="601" w:author="LiShijie3/李世杰" w:date="2024-01-24T11:30:00Z"/>
          <w:rFonts w:asciiTheme="majorEastAsia" w:eastAsiaTheme="majorEastAsia" w:hAnsiTheme="majorEastAsia" w:cstheme="majorEastAsia"/>
          <w:szCs w:val="21"/>
          <w:rPrChange w:id="602" w:author="LiShijie3/李世杰" w:date="2024-01-24T11:30:00Z">
            <w:rPr>
              <w:ins w:id="603" w:author="赵杰" w:date="2024-01-19T09:27:00Z"/>
              <w:del w:id="604" w:author="LiShijie3/李世杰" w:date="2024-01-24T11:30:00Z"/>
              <w:rFonts w:ascii="宋体" w:hAnsi="宋体" w:cs="宋体"/>
              <w:kern w:val="0"/>
              <w:sz w:val="24"/>
              <w:szCs w:val="24"/>
            </w:rPr>
          </w:rPrChange>
        </w:rPr>
        <w:pPrChange w:id="605" w:author="LiShijie3/李世杰" w:date="2024-01-24T14:17:00Z">
          <w:pPr>
            <w:widowControl/>
            <w:spacing w:line="360" w:lineRule="auto"/>
            <w:jc w:val="left"/>
          </w:pPr>
        </w:pPrChange>
      </w:pPr>
      <w:ins w:id="606" w:author="赵杰" w:date="2024-01-19T09:27:00Z">
        <w:del w:id="607" w:author="LiShijie3/李世杰" w:date="2024-01-24T14:17:00Z">
          <w:r w:rsidRPr="00203D00" w:rsidDel="00D21A00">
            <w:rPr>
              <w:rFonts w:asciiTheme="majorEastAsia" w:eastAsiaTheme="majorEastAsia" w:hAnsiTheme="majorEastAsia" w:cstheme="majorEastAsia" w:hint="eastAsia"/>
              <w:szCs w:val="21"/>
              <w:rPrChange w:id="608" w:author="LiShijie3/李世杰" w:date="2024-01-24T11:30:00Z">
                <w:rPr>
                  <w:rFonts w:ascii="宋体" w:hAnsi="宋体" w:cs="宋体" w:hint="eastAsia"/>
                  <w:kern w:val="0"/>
                  <w:sz w:val="24"/>
                  <w:szCs w:val="24"/>
                  <w:lang w:bidi="ar"/>
                </w:rPr>
              </w:rPrChange>
            </w:rPr>
            <w:delText>当</w:delText>
          </w:r>
        </w:del>
        <w:r w:rsidRPr="00203D00">
          <w:rPr>
            <w:rFonts w:asciiTheme="majorEastAsia" w:eastAsiaTheme="majorEastAsia" w:hAnsiTheme="majorEastAsia" w:cstheme="majorEastAsia" w:hint="eastAsia"/>
            <w:szCs w:val="21"/>
            <w:rPrChange w:id="609" w:author="LiShijie3/李世杰" w:date="2024-01-24T11:30:00Z">
              <w:rPr>
                <w:rFonts w:ascii="宋体" w:hAnsi="宋体" w:cs="宋体" w:hint="eastAsia"/>
                <w:kern w:val="0"/>
                <w:sz w:val="24"/>
                <w:szCs w:val="24"/>
                <w:lang w:bidi="ar"/>
              </w:rPr>
            </w:rPrChange>
          </w:rPr>
          <w:t>同一空间范围有多个地理围栏类型，需要按照优先级进行输出</w:t>
        </w:r>
      </w:ins>
      <w:ins w:id="610" w:author="LiShijie3/李世杰" w:date="2024-01-24T14:16:00Z">
        <w:r w:rsidR="00BC214E">
          <w:rPr>
            <w:rFonts w:asciiTheme="majorEastAsia" w:eastAsiaTheme="majorEastAsia" w:hAnsiTheme="majorEastAsia" w:cstheme="majorEastAsia" w:hint="eastAsia"/>
            <w:szCs w:val="21"/>
          </w:rPr>
          <w:t>。</w:t>
        </w:r>
      </w:ins>
      <w:ins w:id="611" w:author="赵杰" w:date="2024-01-19T09:27:00Z">
        <w:del w:id="612" w:author="LiShijie3/李世杰" w:date="2024-01-24T14:15:00Z">
          <w:r w:rsidRPr="00203D00" w:rsidDel="00BC214E">
            <w:rPr>
              <w:rFonts w:asciiTheme="majorEastAsia" w:eastAsiaTheme="majorEastAsia" w:hAnsiTheme="majorEastAsia" w:cstheme="majorEastAsia" w:hint="eastAsia"/>
              <w:szCs w:val="21"/>
              <w:rPrChange w:id="613" w:author="LiShijie3/李世杰" w:date="2024-01-24T11:30:00Z">
                <w:rPr>
                  <w:rFonts w:ascii="宋体" w:hAnsi="宋体" w:cs="宋体" w:hint="eastAsia"/>
                  <w:kern w:val="0"/>
                  <w:sz w:val="24"/>
                  <w:szCs w:val="24"/>
                  <w:lang w:bidi="ar"/>
                </w:rPr>
              </w:rPrChange>
            </w:rPr>
            <w:delText>。</w:delText>
          </w:r>
        </w:del>
      </w:ins>
      <w:ins w:id="614" w:author="曾勇" w:date="2024-01-19T09:59:00Z">
        <w:del w:id="615" w:author="LiShijie3/李世杰" w:date="2024-01-24T14:15:00Z">
          <w:r w:rsidRPr="00203D00" w:rsidDel="00BC214E">
            <w:rPr>
              <w:rFonts w:asciiTheme="majorEastAsia" w:eastAsiaTheme="majorEastAsia" w:hAnsiTheme="majorEastAsia" w:cstheme="majorEastAsia"/>
              <w:szCs w:val="21"/>
              <w:rPrChange w:id="616" w:author="LiShijie3/李世杰" w:date="2024-01-24T11:30:00Z">
                <w:rPr>
                  <w:rFonts w:ascii="宋体" w:hAnsi="宋体" w:cs="宋体"/>
                  <w:kern w:val="0"/>
                  <w:sz w:val="24"/>
                  <w:szCs w:val="24"/>
                  <w:lang w:bidi="ar"/>
                </w:rPr>
              </w:rPrChange>
            </w:rPr>
            <w:delText>（优先级是否有明确的需求？）</w:delText>
          </w:r>
        </w:del>
      </w:ins>
    </w:p>
    <w:p w14:paraId="2FA28556" w14:textId="77777777" w:rsidR="00E649D5" w:rsidDel="00203D00" w:rsidRDefault="00E649D5">
      <w:pPr>
        <w:widowControl/>
        <w:spacing w:line="360" w:lineRule="auto"/>
        <w:jc w:val="left"/>
        <w:rPr>
          <w:ins w:id="617" w:author="赵杰" w:date="2024-01-19T09:23:00Z"/>
          <w:del w:id="618" w:author="LiShijie3/李世杰" w:date="2024-01-24T11:30:00Z"/>
          <w:rFonts w:ascii="宋体" w:hAnsi="宋体" w:cs="宋体"/>
          <w:kern w:val="0"/>
          <w:sz w:val="24"/>
          <w:szCs w:val="24"/>
          <w:lang w:bidi="ar"/>
        </w:rPr>
        <w:pPrChange w:id="619" w:author="LiShijie3/李世杰" w:date="2024-01-24T14:17:00Z">
          <w:pPr>
            <w:widowControl/>
            <w:spacing w:line="360" w:lineRule="auto"/>
            <w:ind w:firstLineChars="200" w:firstLine="480"/>
            <w:jc w:val="left"/>
          </w:pPr>
        </w:pPrChange>
      </w:pPr>
    </w:p>
    <w:p w14:paraId="08E21055" w14:textId="77777777" w:rsidR="00E649D5" w:rsidRDefault="00E649D5">
      <w:pPr>
        <w:spacing w:afterLines="50" w:after="156" w:line="240" w:lineRule="auto"/>
        <w:ind w:firstLine="420"/>
        <w:pPrChange w:id="620" w:author="LiShijie3/李世杰" w:date="2024-01-24T14:17:00Z">
          <w:pPr>
            <w:pStyle w:val="af1"/>
            <w:spacing w:afterLines="50" w:after="156" w:line="240" w:lineRule="auto"/>
            <w:ind w:firstLineChars="0"/>
          </w:pPr>
        </w:pPrChange>
      </w:pPr>
    </w:p>
    <w:p w14:paraId="6399496B" w14:textId="77777777" w:rsidR="00E649D5" w:rsidRDefault="000A4BC8">
      <w:pPr>
        <w:pStyle w:val="af1"/>
        <w:numPr>
          <w:ilvl w:val="2"/>
          <w:numId w:val="6"/>
        </w:numPr>
        <w:spacing w:afterLines="50" w:after="156" w:line="240" w:lineRule="auto"/>
        <w:ind w:firstLineChars="0"/>
        <w:rPr>
          <w:ins w:id="621" w:author="LiShijie3/李世杰" w:date="2024-01-24T14:19:00Z"/>
          <w:rFonts w:asciiTheme="majorEastAsia" w:eastAsiaTheme="majorEastAsia" w:hAnsiTheme="majorEastAsia" w:cstheme="majorEastAsia"/>
          <w:szCs w:val="21"/>
          <w:highlight w:val="yellow"/>
        </w:rPr>
      </w:pPr>
      <w:ins w:id="622" w:author="LiShijie3/李世杰" w:date="2024-01-24T14:18:00Z">
        <w:r>
          <w:rPr>
            <w:rFonts w:asciiTheme="majorEastAsia" w:eastAsiaTheme="majorEastAsia" w:hAnsiTheme="majorEastAsia" w:cstheme="majorEastAsia" w:hint="eastAsia"/>
            <w:szCs w:val="21"/>
            <w:highlight w:val="yellow"/>
          </w:rPr>
          <w:t>软件在环（SIL）</w:t>
        </w:r>
      </w:ins>
      <w:ins w:id="623" w:author="LiShijie3/李世杰" w:date="2024-01-24T14:36:00Z">
        <w:r w:rsidR="00B6167C">
          <w:rPr>
            <w:rFonts w:asciiTheme="majorEastAsia" w:eastAsiaTheme="majorEastAsia" w:hAnsiTheme="majorEastAsia" w:cstheme="majorEastAsia" w:hint="eastAsia"/>
            <w:szCs w:val="21"/>
            <w:highlight w:val="yellow"/>
          </w:rPr>
          <w:t>和硬件在环（HIL）</w:t>
        </w:r>
      </w:ins>
      <w:ins w:id="624" w:author="曾勇" w:date="2024-01-17T08:54:00Z">
        <w:del w:id="625" w:author="LiShijie3/李世杰" w:date="2024-01-24T14:18:00Z">
          <w:r w:rsidR="001E4860" w:rsidDel="000A4BC8">
            <w:rPr>
              <w:rFonts w:asciiTheme="majorEastAsia" w:eastAsiaTheme="majorEastAsia" w:hAnsiTheme="majorEastAsia" w:cstheme="majorEastAsia"/>
              <w:szCs w:val="21"/>
              <w:highlight w:val="yellow"/>
              <w:rPrChange w:id="626" w:author="曾勇" w:date="2024-01-17T09:00:00Z">
                <w:rPr>
                  <w:rFonts w:asciiTheme="majorEastAsia" w:eastAsiaTheme="majorEastAsia" w:hAnsiTheme="majorEastAsia" w:cstheme="majorEastAsia"/>
                  <w:szCs w:val="21"/>
                </w:rPr>
              </w:rPrChange>
            </w:rPr>
            <w:delText>SIL</w:delText>
          </w:r>
        </w:del>
        <w:r w:rsidR="001E4860">
          <w:rPr>
            <w:rFonts w:asciiTheme="majorEastAsia" w:eastAsiaTheme="majorEastAsia" w:hAnsiTheme="majorEastAsia" w:cstheme="majorEastAsia"/>
            <w:szCs w:val="21"/>
            <w:highlight w:val="yellow"/>
            <w:rPrChange w:id="627" w:author="曾勇" w:date="2024-01-17T09:00:00Z">
              <w:rPr>
                <w:rFonts w:asciiTheme="majorEastAsia" w:eastAsiaTheme="majorEastAsia" w:hAnsiTheme="majorEastAsia" w:cstheme="majorEastAsia"/>
                <w:szCs w:val="21"/>
              </w:rPr>
            </w:rPrChange>
          </w:rPr>
          <w:t>需求</w:t>
        </w:r>
      </w:ins>
      <w:ins w:id="628" w:author="曾勇" w:date="2024-01-17T08:53:00Z">
        <w:r w:rsidR="001E4860">
          <w:rPr>
            <w:rFonts w:asciiTheme="majorEastAsia" w:eastAsiaTheme="majorEastAsia" w:hAnsiTheme="majorEastAsia" w:cstheme="majorEastAsia" w:hint="eastAsia"/>
            <w:szCs w:val="21"/>
            <w:highlight w:val="yellow"/>
            <w:rPrChange w:id="629" w:author="曾勇" w:date="2024-01-17T09:00:00Z">
              <w:rPr>
                <w:rFonts w:asciiTheme="majorEastAsia" w:eastAsiaTheme="majorEastAsia" w:hAnsiTheme="majorEastAsia" w:cstheme="majorEastAsia" w:hint="eastAsia"/>
                <w:szCs w:val="21"/>
              </w:rPr>
            </w:rPrChange>
          </w:rPr>
          <w:t>：</w:t>
        </w:r>
      </w:ins>
    </w:p>
    <w:p w14:paraId="0AA28516" w14:textId="77777777" w:rsidR="00D87121" w:rsidRDefault="000A4BC8">
      <w:pPr>
        <w:spacing w:afterLines="50" w:after="156" w:line="240" w:lineRule="auto"/>
        <w:ind w:left="420"/>
        <w:rPr>
          <w:ins w:id="630" w:author="LiShijie3/李世杰" w:date="2024-01-24T14:30:00Z"/>
          <w:rFonts w:asciiTheme="majorEastAsia" w:eastAsiaTheme="majorEastAsia" w:hAnsiTheme="majorEastAsia" w:cstheme="majorEastAsia"/>
          <w:szCs w:val="21"/>
          <w:highlight w:val="yellow"/>
        </w:rPr>
        <w:pPrChange w:id="631" w:author="LiShijie3/李世杰" w:date="2024-01-24T14:29:00Z">
          <w:pPr>
            <w:pStyle w:val="af1"/>
            <w:numPr>
              <w:ilvl w:val="2"/>
              <w:numId w:val="6"/>
            </w:numPr>
            <w:spacing w:afterLines="50" w:after="156" w:line="240" w:lineRule="auto"/>
            <w:ind w:left="709" w:firstLineChars="0" w:hanging="709"/>
          </w:pPr>
        </w:pPrChange>
      </w:pPr>
      <w:ins w:id="632" w:author="LiShijie3/李世杰" w:date="2024-01-24T14:21:00Z">
        <w:r>
          <w:rPr>
            <w:rFonts w:asciiTheme="majorEastAsia" w:eastAsiaTheme="majorEastAsia" w:hAnsiTheme="majorEastAsia" w:cstheme="majorEastAsia" w:hint="eastAsia"/>
            <w:szCs w:val="21"/>
            <w:highlight w:val="yellow"/>
          </w:rPr>
          <w:t>供应商应提供</w:t>
        </w:r>
      </w:ins>
      <w:ins w:id="633" w:author="LiShijie3/李世杰" w:date="2024-01-24T14:25:00Z">
        <w:r w:rsidR="00D87121">
          <w:rPr>
            <w:rFonts w:asciiTheme="majorEastAsia" w:eastAsiaTheme="majorEastAsia" w:hAnsiTheme="majorEastAsia" w:cstheme="majorEastAsia" w:hint="eastAsia"/>
            <w:szCs w:val="21"/>
            <w:highlight w:val="yellow"/>
          </w:rPr>
          <w:t>进行</w:t>
        </w:r>
      </w:ins>
      <w:ins w:id="634" w:author="LiShijie3/李世杰" w:date="2024-01-24T14:23:00Z">
        <w:r>
          <w:rPr>
            <w:rFonts w:asciiTheme="majorEastAsia" w:eastAsiaTheme="majorEastAsia" w:hAnsiTheme="majorEastAsia" w:cstheme="majorEastAsia" w:hint="eastAsia"/>
            <w:szCs w:val="21"/>
            <w:highlight w:val="yellow"/>
          </w:rPr>
          <w:t>SIL</w:t>
        </w:r>
      </w:ins>
      <w:ins w:id="635" w:author="LiShijie3/李世杰" w:date="2024-01-24T14:37:00Z">
        <w:r w:rsidR="00B6167C">
          <w:rPr>
            <w:rFonts w:asciiTheme="majorEastAsia" w:eastAsiaTheme="majorEastAsia" w:hAnsiTheme="majorEastAsia" w:cstheme="majorEastAsia" w:hint="eastAsia"/>
            <w:szCs w:val="21"/>
            <w:highlight w:val="yellow"/>
          </w:rPr>
          <w:t>、HIL</w:t>
        </w:r>
      </w:ins>
      <w:ins w:id="636" w:author="LiShijie3/李世杰" w:date="2024-01-24T14:25:00Z">
        <w:r w:rsidR="00D87121">
          <w:rPr>
            <w:rFonts w:asciiTheme="majorEastAsia" w:eastAsiaTheme="majorEastAsia" w:hAnsiTheme="majorEastAsia" w:cstheme="majorEastAsia" w:hint="eastAsia"/>
            <w:szCs w:val="21"/>
            <w:highlight w:val="yellow"/>
          </w:rPr>
          <w:t>测试</w:t>
        </w:r>
      </w:ins>
      <w:ins w:id="637" w:author="LiShijie3/李世杰" w:date="2024-01-24T14:27:00Z">
        <w:r w:rsidR="00D87121">
          <w:rPr>
            <w:rFonts w:asciiTheme="majorEastAsia" w:eastAsiaTheme="majorEastAsia" w:hAnsiTheme="majorEastAsia" w:cstheme="majorEastAsia" w:hint="eastAsia"/>
            <w:szCs w:val="21"/>
            <w:highlight w:val="yellow"/>
          </w:rPr>
          <w:t>所需的</w:t>
        </w:r>
      </w:ins>
      <w:ins w:id="638" w:author="LiShijie3/李世杰" w:date="2024-01-24T14:28:00Z">
        <w:r w:rsidR="00D87121">
          <w:rPr>
            <w:rFonts w:asciiTheme="majorEastAsia" w:eastAsiaTheme="majorEastAsia" w:hAnsiTheme="majorEastAsia" w:cstheme="majorEastAsia" w:hint="eastAsia"/>
            <w:szCs w:val="21"/>
            <w:highlight w:val="yellow"/>
          </w:rPr>
          <w:t>软件及对应的地图数据，</w:t>
        </w:r>
      </w:ins>
      <w:ins w:id="639" w:author="LiShijie3/李世杰" w:date="2024-01-24T14:29:00Z">
        <w:r w:rsidR="00D87121">
          <w:rPr>
            <w:rFonts w:asciiTheme="majorEastAsia" w:eastAsiaTheme="majorEastAsia" w:hAnsiTheme="majorEastAsia" w:cstheme="majorEastAsia" w:hint="eastAsia"/>
            <w:szCs w:val="21"/>
            <w:highlight w:val="yellow"/>
          </w:rPr>
          <w:t>具体需求如下：</w:t>
        </w:r>
      </w:ins>
    </w:p>
    <w:p w14:paraId="17D85019" w14:textId="77777777" w:rsidR="00D87121" w:rsidRDefault="00D87121">
      <w:pPr>
        <w:pStyle w:val="af1"/>
        <w:numPr>
          <w:ilvl w:val="0"/>
          <w:numId w:val="14"/>
        </w:numPr>
        <w:spacing w:afterLines="50" w:after="156" w:line="240" w:lineRule="auto"/>
        <w:ind w:firstLineChars="0"/>
        <w:rPr>
          <w:ins w:id="640" w:author="LiShijie3/李世杰" w:date="2024-01-24T14:33:00Z"/>
          <w:rFonts w:asciiTheme="majorEastAsia" w:eastAsiaTheme="majorEastAsia" w:hAnsiTheme="majorEastAsia" w:cstheme="majorEastAsia"/>
          <w:szCs w:val="21"/>
          <w:highlight w:val="yellow"/>
        </w:rPr>
        <w:pPrChange w:id="641" w:author="LiShijie3/李世杰" w:date="2024-01-24T14:33:00Z">
          <w:pPr>
            <w:pStyle w:val="af1"/>
            <w:numPr>
              <w:ilvl w:val="2"/>
              <w:numId w:val="6"/>
            </w:numPr>
            <w:spacing w:afterLines="50" w:after="156" w:line="240" w:lineRule="auto"/>
            <w:ind w:left="709" w:firstLineChars="0" w:hanging="709"/>
          </w:pPr>
        </w:pPrChange>
      </w:pPr>
      <w:ins w:id="642" w:author="LiShijie3/李世杰" w:date="2024-01-24T14:31:00Z">
        <w:r>
          <w:rPr>
            <w:rFonts w:asciiTheme="majorEastAsia" w:eastAsiaTheme="majorEastAsia" w:hAnsiTheme="majorEastAsia" w:cstheme="majorEastAsia" w:hint="eastAsia"/>
            <w:szCs w:val="21"/>
            <w:highlight w:val="yellow"/>
          </w:rPr>
          <w:t>提供</w:t>
        </w:r>
      </w:ins>
      <w:ins w:id="643" w:author="LiShijie/李世杰" w:date="2024-01-24T14:58:00Z">
        <w:r w:rsidR="004858ED">
          <w:rPr>
            <w:rFonts w:asciiTheme="majorEastAsia" w:eastAsiaTheme="majorEastAsia" w:hAnsiTheme="majorEastAsia" w:cstheme="majorEastAsia" w:hint="eastAsia"/>
            <w:szCs w:val="21"/>
            <w:highlight w:val="yellow"/>
          </w:rPr>
          <w:t>在</w:t>
        </w:r>
      </w:ins>
      <w:ins w:id="644" w:author="LiShijie3/李世杰" w:date="2024-01-24T14:32:00Z">
        <w:r>
          <w:rPr>
            <w:rFonts w:asciiTheme="majorEastAsia" w:eastAsiaTheme="majorEastAsia" w:hAnsiTheme="majorEastAsia" w:cstheme="majorEastAsia" w:hint="eastAsia"/>
            <w:szCs w:val="21"/>
            <w:highlight w:val="yellow"/>
          </w:rPr>
          <w:t>x86</w:t>
        </w:r>
      </w:ins>
      <w:ins w:id="645" w:author="LiShijie/李世杰" w:date="2024-01-24T14:53:00Z">
        <w:r w:rsidR="004858ED">
          <w:rPr>
            <w:rFonts w:asciiTheme="majorEastAsia" w:eastAsiaTheme="majorEastAsia" w:hAnsiTheme="majorEastAsia" w:cstheme="majorEastAsia" w:hint="eastAsia"/>
            <w:szCs w:val="21"/>
            <w:highlight w:val="yellow"/>
          </w:rPr>
          <w:t>、</w:t>
        </w:r>
      </w:ins>
      <w:ins w:id="646" w:author="LiShijie/李世杰" w:date="2024-01-24T14:54:00Z">
        <w:r w:rsidR="004858ED">
          <w:rPr>
            <w:rFonts w:asciiTheme="majorEastAsia" w:eastAsiaTheme="majorEastAsia" w:hAnsiTheme="majorEastAsia" w:cstheme="majorEastAsia" w:hint="eastAsia"/>
            <w:szCs w:val="21"/>
            <w:highlight w:val="yellow"/>
          </w:rPr>
          <w:t>QNX环境</w:t>
        </w:r>
      </w:ins>
      <w:ins w:id="647" w:author="LiShijie/李世杰" w:date="2024-01-24T14:58:00Z">
        <w:r w:rsidR="004858ED">
          <w:rPr>
            <w:rFonts w:asciiTheme="majorEastAsia" w:eastAsiaTheme="majorEastAsia" w:hAnsiTheme="majorEastAsia" w:cstheme="majorEastAsia" w:hint="eastAsia"/>
            <w:szCs w:val="21"/>
            <w:highlight w:val="yellow"/>
          </w:rPr>
          <w:t>下运行的</w:t>
        </w:r>
      </w:ins>
      <w:ins w:id="648" w:author="LiShijie3/李世杰" w:date="2024-01-24T14:32:00Z">
        <w:del w:id="649" w:author="LiShijie/李世杰" w:date="2024-01-24T14:54:00Z">
          <w:r w:rsidDel="004858ED">
            <w:rPr>
              <w:rFonts w:asciiTheme="majorEastAsia" w:eastAsiaTheme="majorEastAsia" w:hAnsiTheme="majorEastAsia" w:cstheme="majorEastAsia" w:hint="eastAsia"/>
              <w:szCs w:val="21"/>
              <w:highlight w:val="yellow"/>
            </w:rPr>
            <w:delText>版本</w:delText>
          </w:r>
        </w:del>
      </w:ins>
      <w:ins w:id="650" w:author="LiShijie3/李世杰" w:date="2024-01-24T14:31:00Z">
        <w:del w:id="651" w:author="LiShijie/李世杰" w:date="2024-01-24T14:58:00Z">
          <w:r w:rsidDel="004858ED">
            <w:rPr>
              <w:rFonts w:asciiTheme="majorEastAsia" w:eastAsiaTheme="majorEastAsia" w:hAnsiTheme="majorEastAsia" w:cstheme="majorEastAsia" w:hint="eastAsia"/>
              <w:szCs w:val="21"/>
              <w:highlight w:val="yellow"/>
            </w:rPr>
            <w:delText>模拟</w:delText>
          </w:r>
        </w:del>
        <w:r>
          <w:rPr>
            <w:rFonts w:asciiTheme="majorEastAsia" w:eastAsiaTheme="majorEastAsia" w:hAnsiTheme="majorEastAsia" w:cstheme="majorEastAsia" w:hint="eastAsia"/>
            <w:szCs w:val="21"/>
            <w:highlight w:val="yellow"/>
          </w:rPr>
          <w:t>SD</w:t>
        </w:r>
      </w:ins>
      <w:ins w:id="652" w:author="LiShijie/李世杰" w:date="2024-01-24T14:58:00Z">
        <w:r w:rsidR="004858ED">
          <w:rPr>
            <w:rFonts w:asciiTheme="majorEastAsia" w:eastAsiaTheme="majorEastAsia" w:hAnsiTheme="majorEastAsia" w:cstheme="majorEastAsia" w:hint="eastAsia"/>
            <w:szCs w:val="21"/>
            <w:highlight w:val="yellow"/>
          </w:rPr>
          <w:t>数据</w:t>
        </w:r>
      </w:ins>
      <w:ins w:id="653" w:author="LiShijie3/李世杰" w:date="2024-01-24T14:32:00Z">
        <w:del w:id="654" w:author="LiShijie/李世杰" w:date="2024-01-24T14:58:00Z">
          <w:r w:rsidDel="004858ED">
            <w:rPr>
              <w:rFonts w:asciiTheme="majorEastAsia" w:eastAsiaTheme="majorEastAsia" w:hAnsiTheme="majorEastAsia" w:cstheme="majorEastAsia" w:hint="eastAsia"/>
              <w:szCs w:val="21"/>
              <w:highlight w:val="yellow"/>
            </w:rPr>
            <w:delText>地图</w:delText>
          </w:r>
        </w:del>
        <w:r>
          <w:rPr>
            <w:rFonts w:asciiTheme="majorEastAsia" w:eastAsiaTheme="majorEastAsia" w:hAnsiTheme="majorEastAsia" w:cstheme="majorEastAsia" w:hint="eastAsia"/>
            <w:szCs w:val="21"/>
            <w:highlight w:val="yellow"/>
          </w:rPr>
          <w:t>播发</w:t>
        </w:r>
      </w:ins>
      <w:ins w:id="655" w:author="LiShijie3/李世杰" w:date="2024-01-24T14:33:00Z">
        <w:del w:id="656" w:author="LiShijie/李世杰" w:date="2024-01-24T14:58:00Z">
          <w:r w:rsidDel="004858ED">
            <w:rPr>
              <w:rFonts w:asciiTheme="majorEastAsia" w:eastAsiaTheme="majorEastAsia" w:hAnsiTheme="majorEastAsia" w:cstheme="majorEastAsia" w:hint="eastAsia"/>
              <w:szCs w:val="21"/>
              <w:highlight w:val="yellow"/>
            </w:rPr>
            <w:delText>的</w:delText>
          </w:r>
        </w:del>
      </w:ins>
      <w:ins w:id="657" w:author="LiShijie/李世杰" w:date="2024-01-24T15:20:00Z">
        <w:r w:rsidR="00502DA3">
          <w:rPr>
            <w:rFonts w:asciiTheme="majorEastAsia" w:eastAsiaTheme="majorEastAsia" w:hAnsiTheme="majorEastAsia" w:cstheme="majorEastAsia" w:hint="eastAsia"/>
            <w:szCs w:val="21"/>
            <w:highlight w:val="yellow"/>
          </w:rPr>
          <w:t>软件</w:t>
        </w:r>
      </w:ins>
      <w:ins w:id="658" w:author="LiShijie/李世杰" w:date="2024-01-24T15:21:00Z">
        <w:r w:rsidR="00502DA3">
          <w:rPr>
            <w:rFonts w:asciiTheme="majorEastAsia" w:eastAsiaTheme="majorEastAsia" w:hAnsiTheme="majorEastAsia" w:cstheme="majorEastAsia" w:hint="eastAsia"/>
            <w:szCs w:val="21"/>
            <w:highlight w:val="yellow"/>
          </w:rPr>
          <w:t>；</w:t>
        </w:r>
      </w:ins>
      <w:ins w:id="659" w:author="LiShijie3/李世杰" w:date="2024-01-24T14:33:00Z">
        <w:del w:id="660" w:author="LiShijie/李世杰" w:date="2024-01-24T15:20:00Z">
          <w:r w:rsidDel="00502DA3">
            <w:rPr>
              <w:rFonts w:asciiTheme="majorEastAsia" w:eastAsiaTheme="majorEastAsia" w:hAnsiTheme="majorEastAsia" w:cstheme="majorEastAsia" w:hint="eastAsia"/>
              <w:szCs w:val="21"/>
              <w:highlight w:val="yellow"/>
            </w:rPr>
            <w:delText>应用；</w:delText>
          </w:r>
        </w:del>
      </w:ins>
    </w:p>
    <w:p w14:paraId="60857DE9" w14:textId="77777777" w:rsidR="00D87121" w:rsidRDefault="00832B22">
      <w:pPr>
        <w:pStyle w:val="af1"/>
        <w:numPr>
          <w:ilvl w:val="0"/>
          <w:numId w:val="14"/>
        </w:numPr>
        <w:spacing w:afterLines="50" w:after="156" w:line="240" w:lineRule="auto"/>
        <w:ind w:firstLineChars="0"/>
        <w:rPr>
          <w:ins w:id="661" w:author="LiShijie3/李世杰" w:date="2024-01-24T14:34:00Z"/>
          <w:rFonts w:asciiTheme="majorEastAsia" w:eastAsiaTheme="majorEastAsia" w:hAnsiTheme="majorEastAsia" w:cstheme="majorEastAsia"/>
          <w:szCs w:val="21"/>
          <w:highlight w:val="yellow"/>
        </w:rPr>
        <w:pPrChange w:id="662" w:author="LiShijie3/李世杰" w:date="2024-01-24T14:33:00Z">
          <w:pPr>
            <w:pStyle w:val="af1"/>
            <w:numPr>
              <w:ilvl w:val="2"/>
              <w:numId w:val="6"/>
            </w:numPr>
            <w:spacing w:afterLines="50" w:after="156" w:line="240" w:lineRule="auto"/>
            <w:ind w:left="709" w:firstLineChars="0" w:hanging="709"/>
          </w:pPr>
        </w:pPrChange>
      </w:pPr>
      <w:ins w:id="663" w:author="LiShijie/李世杰" w:date="2024-01-24T15:08:00Z">
        <w:r>
          <w:rPr>
            <w:rFonts w:asciiTheme="majorEastAsia" w:eastAsiaTheme="majorEastAsia" w:hAnsiTheme="majorEastAsia" w:cstheme="majorEastAsia" w:hint="eastAsia"/>
            <w:szCs w:val="21"/>
            <w:highlight w:val="yellow"/>
          </w:rPr>
          <w:t>提供</w:t>
        </w:r>
      </w:ins>
      <w:ins w:id="664" w:author="LiShijie/李世杰" w:date="2024-01-24T15:09:00Z">
        <w:r>
          <w:rPr>
            <w:rFonts w:asciiTheme="majorEastAsia" w:eastAsiaTheme="majorEastAsia" w:hAnsiTheme="majorEastAsia" w:cstheme="majorEastAsia" w:hint="eastAsia"/>
            <w:szCs w:val="21"/>
            <w:highlight w:val="yellow"/>
          </w:rPr>
          <w:t>偏转后</w:t>
        </w:r>
        <w:proofErr w:type="spellStart"/>
        <w:r>
          <w:rPr>
            <w:rFonts w:asciiTheme="majorEastAsia" w:eastAsiaTheme="majorEastAsia" w:hAnsiTheme="majorEastAsia" w:cstheme="majorEastAsia"/>
            <w:szCs w:val="21"/>
            <w:highlight w:val="yellow"/>
          </w:rPr>
          <w:t>O</w:t>
        </w:r>
        <w:r>
          <w:rPr>
            <w:rFonts w:asciiTheme="majorEastAsia" w:eastAsiaTheme="majorEastAsia" w:hAnsiTheme="majorEastAsia" w:cstheme="majorEastAsia" w:hint="eastAsia"/>
            <w:szCs w:val="21"/>
            <w:highlight w:val="yellow"/>
          </w:rPr>
          <w:t>pen</w:t>
        </w:r>
        <w:r>
          <w:rPr>
            <w:rFonts w:asciiTheme="majorEastAsia" w:eastAsiaTheme="majorEastAsia" w:hAnsiTheme="majorEastAsia" w:cstheme="majorEastAsia"/>
            <w:szCs w:val="21"/>
            <w:highlight w:val="yellow"/>
          </w:rPr>
          <w:t>D</w:t>
        </w:r>
        <w:r>
          <w:rPr>
            <w:rFonts w:asciiTheme="majorEastAsia" w:eastAsiaTheme="majorEastAsia" w:hAnsiTheme="majorEastAsia" w:cstheme="majorEastAsia" w:hint="eastAsia"/>
            <w:szCs w:val="21"/>
            <w:highlight w:val="yellow"/>
          </w:rPr>
          <w:t>rive</w:t>
        </w:r>
      </w:ins>
      <w:proofErr w:type="spellEnd"/>
      <w:ins w:id="665" w:author="LiShijie/李世杰" w:date="2024-01-24T15:10:00Z">
        <w:r>
          <w:rPr>
            <w:rFonts w:asciiTheme="majorEastAsia" w:eastAsiaTheme="majorEastAsia" w:hAnsiTheme="majorEastAsia" w:cstheme="majorEastAsia" w:hint="eastAsia"/>
            <w:szCs w:val="21"/>
            <w:highlight w:val="yellow"/>
          </w:rPr>
          <w:t>格式地图数据</w:t>
        </w:r>
      </w:ins>
      <w:ins w:id="666" w:author="LiShijie/李世杰" w:date="2024-01-24T15:22:00Z">
        <w:r w:rsidR="00502DA3">
          <w:rPr>
            <w:rFonts w:asciiTheme="majorEastAsia" w:eastAsiaTheme="majorEastAsia" w:hAnsiTheme="majorEastAsia" w:cstheme="majorEastAsia" w:hint="eastAsia"/>
            <w:szCs w:val="21"/>
            <w:highlight w:val="yellow"/>
          </w:rPr>
          <w:t>及</w:t>
        </w:r>
      </w:ins>
      <w:ins w:id="667" w:author="LiShijie/李世杰" w:date="2024-01-24T15:13:00Z">
        <w:r>
          <w:rPr>
            <w:rFonts w:asciiTheme="majorEastAsia" w:eastAsiaTheme="majorEastAsia" w:hAnsiTheme="majorEastAsia" w:cstheme="majorEastAsia" w:hint="eastAsia"/>
            <w:szCs w:val="21"/>
            <w:highlight w:val="yellow"/>
          </w:rPr>
          <w:t>EHP地图数据</w:t>
        </w:r>
      </w:ins>
      <w:ins w:id="668" w:author="LiShijie/李世杰" w:date="2024-01-24T15:16:00Z">
        <w:r>
          <w:rPr>
            <w:rFonts w:asciiTheme="majorEastAsia" w:eastAsiaTheme="majorEastAsia" w:hAnsiTheme="majorEastAsia" w:cstheme="majorEastAsia" w:hint="eastAsia"/>
            <w:szCs w:val="21"/>
            <w:highlight w:val="yellow"/>
          </w:rPr>
          <w:t>；</w:t>
        </w:r>
      </w:ins>
      <w:ins w:id="669" w:author="LiShijie3/李世杰" w:date="2024-01-24T14:33:00Z">
        <w:del w:id="670" w:author="LiShijie/李世杰" w:date="2024-01-24T15:07:00Z">
          <w:r w:rsidR="00D87121" w:rsidDel="00616E02">
            <w:rPr>
              <w:rFonts w:asciiTheme="majorEastAsia" w:eastAsiaTheme="majorEastAsia" w:hAnsiTheme="majorEastAsia" w:cstheme="majorEastAsia" w:hint="eastAsia"/>
              <w:szCs w:val="21"/>
              <w:highlight w:val="yellow"/>
            </w:rPr>
            <w:delText>提供</w:delText>
          </w:r>
        </w:del>
      </w:ins>
      <w:ins w:id="671" w:author="LiShijie3/李世杰" w:date="2024-01-24T14:34:00Z">
        <w:del w:id="672" w:author="LiShijie/李世杰" w:date="2024-01-24T15:07:00Z">
          <w:r w:rsidR="00D87121" w:rsidDel="00616E02">
            <w:rPr>
              <w:rFonts w:asciiTheme="majorEastAsia" w:eastAsiaTheme="majorEastAsia" w:hAnsiTheme="majorEastAsia" w:cstheme="majorEastAsia" w:hint="eastAsia"/>
              <w:szCs w:val="21"/>
              <w:highlight w:val="yellow"/>
            </w:rPr>
            <w:delText>加偏转</w:delText>
          </w:r>
        </w:del>
      </w:ins>
      <w:ins w:id="673" w:author="LiShijie3/李世杰" w:date="2024-01-24T14:39:00Z">
        <w:del w:id="674" w:author="LiShijie/李世杰" w:date="2024-01-24T15:07:00Z">
          <w:r w:rsidR="00B6167C" w:rsidDel="00616E02">
            <w:rPr>
              <w:rFonts w:asciiTheme="majorEastAsia" w:eastAsiaTheme="majorEastAsia" w:hAnsiTheme="majorEastAsia" w:cstheme="majorEastAsia" w:hint="eastAsia"/>
              <w:szCs w:val="21"/>
              <w:highlight w:val="yellow"/>
            </w:rPr>
            <w:delText>o</w:delText>
          </w:r>
        </w:del>
      </w:ins>
      <w:ins w:id="675" w:author="LiShijie3/李世杰" w:date="2024-01-24T14:34:00Z">
        <w:del w:id="676" w:author="LiShijie/李世杰" w:date="2024-01-24T15:07:00Z">
          <w:r w:rsidR="00D87121" w:rsidDel="00616E02">
            <w:rPr>
              <w:rFonts w:asciiTheme="majorEastAsia" w:eastAsiaTheme="majorEastAsia" w:hAnsiTheme="majorEastAsia" w:cstheme="majorEastAsia" w:hint="eastAsia"/>
              <w:szCs w:val="21"/>
              <w:highlight w:val="yellow"/>
            </w:rPr>
            <w:delText>pendrive</w:delText>
          </w:r>
          <w:r w:rsidR="00B6167C" w:rsidDel="00616E02">
            <w:rPr>
              <w:rFonts w:asciiTheme="majorEastAsia" w:eastAsiaTheme="majorEastAsia" w:hAnsiTheme="majorEastAsia" w:cstheme="majorEastAsia" w:hint="eastAsia"/>
              <w:szCs w:val="21"/>
              <w:highlight w:val="yellow"/>
            </w:rPr>
            <w:delText>格式地图数据；</w:delText>
          </w:r>
        </w:del>
      </w:ins>
    </w:p>
    <w:p w14:paraId="7C3C41A3" w14:textId="77777777" w:rsidR="00B6167C" w:rsidRPr="00D87121" w:rsidDel="00502DA3" w:rsidRDefault="00832B22">
      <w:pPr>
        <w:pStyle w:val="af1"/>
        <w:numPr>
          <w:ilvl w:val="0"/>
          <w:numId w:val="14"/>
        </w:numPr>
        <w:spacing w:afterLines="50" w:after="156" w:line="240" w:lineRule="auto"/>
        <w:ind w:firstLineChars="0"/>
        <w:rPr>
          <w:ins w:id="677" w:author="曾勇" w:date="2024-01-17T08:54:00Z"/>
          <w:del w:id="678" w:author="LiShijie/李世杰" w:date="2024-01-24T15:24:00Z"/>
          <w:rFonts w:asciiTheme="majorEastAsia" w:eastAsiaTheme="majorEastAsia" w:hAnsiTheme="majorEastAsia" w:cstheme="majorEastAsia"/>
          <w:szCs w:val="21"/>
          <w:highlight w:val="yellow"/>
          <w:rPrChange w:id="679" w:author="LiShijie3/李世杰" w:date="2024-01-24T14:33:00Z">
            <w:rPr>
              <w:ins w:id="680" w:author="曾勇" w:date="2024-01-17T08:54:00Z"/>
              <w:del w:id="681" w:author="LiShijie/李世杰" w:date="2024-01-24T15:24:00Z"/>
              <w:rFonts w:asciiTheme="majorEastAsia" w:eastAsiaTheme="majorEastAsia" w:hAnsiTheme="majorEastAsia" w:cstheme="majorEastAsia"/>
              <w:szCs w:val="21"/>
            </w:rPr>
          </w:rPrChange>
        </w:rPr>
        <w:pPrChange w:id="682" w:author="LiShijie3/李世杰" w:date="2024-01-24T14:33:00Z">
          <w:pPr>
            <w:pStyle w:val="af1"/>
            <w:numPr>
              <w:ilvl w:val="2"/>
              <w:numId w:val="6"/>
            </w:numPr>
            <w:spacing w:afterLines="50" w:after="156" w:line="240" w:lineRule="auto"/>
            <w:ind w:left="709" w:firstLineChars="0" w:hanging="709"/>
          </w:pPr>
        </w:pPrChange>
      </w:pPr>
      <w:ins w:id="683" w:author="LiShijie/李世杰" w:date="2024-01-24T15:18:00Z">
        <w:r>
          <w:rPr>
            <w:rFonts w:asciiTheme="majorEastAsia" w:eastAsiaTheme="majorEastAsia" w:hAnsiTheme="majorEastAsia" w:cstheme="majorEastAsia" w:hint="eastAsia"/>
            <w:szCs w:val="21"/>
            <w:highlight w:val="yellow"/>
          </w:rPr>
          <w:t>提供在x</w:t>
        </w:r>
        <w:r>
          <w:rPr>
            <w:rFonts w:asciiTheme="majorEastAsia" w:eastAsiaTheme="majorEastAsia" w:hAnsiTheme="majorEastAsia" w:cstheme="majorEastAsia"/>
            <w:szCs w:val="21"/>
            <w:highlight w:val="yellow"/>
          </w:rPr>
          <w:t>8</w:t>
        </w:r>
        <w:r w:rsidR="00502DA3">
          <w:rPr>
            <w:rFonts w:asciiTheme="majorEastAsia" w:eastAsiaTheme="majorEastAsia" w:hAnsiTheme="majorEastAsia" w:cstheme="majorEastAsia"/>
            <w:szCs w:val="21"/>
            <w:highlight w:val="yellow"/>
          </w:rPr>
          <w:t>6</w:t>
        </w:r>
        <w:r w:rsidR="00502DA3">
          <w:rPr>
            <w:rFonts w:asciiTheme="majorEastAsia" w:eastAsiaTheme="majorEastAsia" w:hAnsiTheme="majorEastAsia" w:cstheme="majorEastAsia" w:hint="eastAsia"/>
            <w:szCs w:val="21"/>
            <w:highlight w:val="yellow"/>
          </w:rPr>
          <w:t>、QNX</w:t>
        </w:r>
      </w:ins>
      <w:ins w:id="684" w:author="LiShijie/李世杰" w:date="2024-01-24T15:19:00Z">
        <w:r w:rsidR="00502DA3">
          <w:rPr>
            <w:rFonts w:asciiTheme="majorEastAsia" w:eastAsiaTheme="majorEastAsia" w:hAnsiTheme="majorEastAsia" w:cstheme="majorEastAsia" w:hint="eastAsia"/>
            <w:szCs w:val="21"/>
            <w:highlight w:val="yellow"/>
          </w:rPr>
          <w:t>环境下运行的EHP</w:t>
        </w:r>
      </w:ins>
      <w:ins w:id="685" w:author="LiShijie/李世杰" w:date="2024-01-24T15:20:00Z">
        <w:r w:rsidR="00502DA3">
          <w:rPr>
            <w:rFonts w:asciiTheme="majorEastAsia" w:eastAsiaTheme="majorEastAsia" w:hAnsiTheme="majorEastAsia" w:cstheme="majorEastAsia" w:hint="eastAsia"/>
            <w:szCs w:val="21"/>
            <w:highlight w:val="yellow"/>
          </w:rPr>
          <w:t>软件；</w:t>
        </w:r>
      </w:ins>
    </w:p>
    <w:p w14:paraId="2EAEFCEE" w14:textId="77777777" w:rsidR="00E649D5" w:rsidRPr="00502DA3" w:rsidDel="00D87121" w:rsidRDefault="001E4860">
      <w:pPr>
        <w:widowControl/>
        <w:numPr>
          <w:ilvl w:val="0"/>
          <w:numId w:val="14"/>
          <w:ins w:id="686" w:author="曾勇" w:date="2024-01-17T08:58:00Z"/>
        </w:numPr>
        <w:jc w:val="left"/>
        <w:rPr>
          <w:ins w:id="687" w:author="曾勇" w:date="2024-01-17T08:58:00Z"/>
          <w:del w:id="688" w:author="LiShijie3/李世杰" w:date="2024-01-24T14:29:00Z"/>
          <w:rFonts w:ascii="宋体" w:hAnsi="宋体" w:cs="宋体"/>
          <w:kern w:val="0"/>
          <w:sz w:val="24"/>
          <w:szCs w:val="24"/>
          <w:highlight w:val="yellow"/>
          <w:lang w:bidi="ar"/>
          <w:rPrChange w:id="689" w:author="LiShijie/李世杰" w:date="2024-01-24T15:24:00Z">
            <w:rPr>
              <w:ins w:id="690" w:author="曾勇" w:date="2024-01-17T08:58:00Z"/>
              <w:del w:id="691" w:author="LiShijie3/李世杰" w:date="2024-01-24T14:29:00Z"/>
              <w:rFonts w:ascii="宋体" w:hAnsi="宋体" w:cs="宋体"/>
              <w:kern w:val="0"/>
              <w:sz w:val="24"/>
              <w:szCs w:val="24"/>
              <w:lang w:bidi="ar"/>
            </w:rPr>
          </w:rPrChange>
        </w:rPr>
        <w:pPrChange w:id="692" w:author="LiShijie/李世杰" w:date="2024-01-24T15:24:00Z">
          <w:pPr>
            <w:widowControl/>
            <w:ind w:left="720"/>
            <w:jc w:val="left"/>
          </w:pPr>
        </w:pPrChange>
      </w:pPr>
      <w:ins w:id="693" w:author="曾勇" w:date="2024-01-17T08:58:00Z">
        <w:del w:id="694" w:author="LiShijie3/李世杰" w:date="2024-01-24T14:29:00Z">
          <w:r w:rsidRPr="00502DA3" w:rsidDel="00D87121">
            <w:rPr>
              <w:rFonts w:ascii="宋体" w:hAnsi="宋体" w:cs="宋体"/>
              <w:kern w:val="0"/>
              <w:sz w:val="24"/>
              <w:szCs w:val="24"/>
              <w:highlight w:val="yellow"/>
              <w:lang w:bidi="ar"/>
              <w:rPrChange w:id="695" w:author="LiShijie/李世杰" w:date="2024-01-24T15:24:00Z">
                <w:rPr>
                  <w:rFonts w:ascii="宋体" w:hAnsi="宋体" w:cs="宋体"/>
                  <w:kern w:val="0"/>
                  <w:sz w:val="24"/>
                  <w:szCs w:val="24"/>
                  <w:lang w:bidi="ar"/>
                </w:rPr>
              </w:rPrChange>
            </w:rPr>
            <w:delText>项目中EHP和loc已合并成</w:delText>
          </w:r>
        </w:del>
      </w:ins>
      <w:ins w:id="696" w:author="曾勇" w:date="2024-01-17T08:59:00Z">
        <w:del w:id="697" w:author="LiShijie3/李世杰" w:date="2024-01-24T14:29:00Z">
          <w:r w:rsidRPr="00502DA3" w:rsidDel="00D87121">
            <w:rPr>
              <w:rFonts w:ascii="宋体" w:hAnsi="宋体" w:cs="宋体"/>
              <w:kern w:val="0"/>
              <w:sz w:val="24"/>
              <w:szCs w:val="24"/>
              <w:highlight w:val="yellow"/>
              <w:lang w:bidi="ar"/>
              <w:rPrChange w:id="698" w:author="LiShijie/李世杰" w:date="2024-01-24T15:24:00Z">
                <w:rPr>
                  <w:rFonts w:ascii="宋体" w:hAnsi="宋体" w:cs="宋体"/>
                  <w:kern w:val="0"/>
                  <w:sz w:val="24"/>
                  <w:szCs w:val="24"/>
                  <w:lang w:bidi="ar"/>
                </w:rPr>
              </w:rPrChange>
            </w:rPr>
            <w:delText>一个进程，需要提供此进程给仿真使用；</w:delText>
          </w:r>
        </w:del>
      </w:ins>
      <w:del w:id="699" w:author="LiShijie3/李世杰" w:date="2024-01-24T14:29:00Z">
        <w:r w:rsidRPr="00502DA3" w:rsidDel="00D87121">
          <w:rPr>
            <w:rFonts w:ascii="宋体" w:hAnsi="宋体" w:cs="宋体"/>
            <w:kern w:val="0"/>
            <w:sz w:val="24"/>
            <w:szCs w:val="24"/>
            <w:highlight w:val="yellow"/>
            <w:lang w:bidi="ar"/>
            <w:rPrChange w:id="700" w:author="LiShijie/李世杰" w:date="2024-01-24T15:24:00Z">
              <w:rPr>
                <w:rFonts w:ascii="宋体" w:hAnsi="宋体" w:cs="宋体"/>
                <w:kern w:val="0"/>
                <w:sz w:val="24"/>
                <w:szCs w:val="24"/>
                <w:lang w:bidi="ar"/>
              </w:rPr>
            </w:rPrChange>
          </w:rPr>
          <w:delText>项目中EHP和loc已合并成一个进程，提供此进程给仿真使用；</w:delText>
        </w:r>
      </w:del>
    </w:p>
    <w:p w14:paraId="0A2A13E6" w14:textId="77777777" w:rsidR="00E649D5" w:rsidRPr="00E649D5" w:rsidDel="00616E02" w:rsidRDefault="001E4860">
      <w:pPr>
        <w:widowControl/>
        <w:numPr>
          <w:ilvl w:val="0"/>
          <w:numId w:val="7"/>
          <w:ins w:id="701" w:author="曾勇" w:date="2024-01-17T08:58:00Z"/>
        </w:numPr>
        <w:ind w:left="720"/>
        <w:jc w:val="left"/>
        <w:rPr>
          <w:ins w:id="702" w:author="曾勇" w:date="2024-01-17T09:00:00Z"/>
          <w:del w:id="703" w:author="LiShijie/李世杰" w:date="2024-01-24T15:02:00Z"/>
          <w:rFonts w:ascii="宋体" w:hAnsi="宋体" w:cs="宋体"/>
          <w:kern w:val="0"/>
          <w:sz w:val="24"/>
          <w:szCs w:val="24"/>
          <w:highlight w:val="yellow"/>
          <w:lang w:bidi="ar"/>
          <w:rPrChange w:id="704" w:author="曾勇" w:date="2024-01-17T09:00:00Z">
            <w:rPr>
              <w:ins w:id="705" w:author="曾勇" w:date="2024-01-17T09:00:00Z"/>
              <w:del w:id="706" w:author="LiShijie/李世杰" w:date="2024-01-24T15:02:00Z"/>
              <w:rFonts w:ascii="宋体" w:hAnsi="宋体" w:cs="宋体"/>
              <w:kern w:val="0"/>
              <w:sz w:val="24"/>
              <w:szCs w:val="24"/>
              <w:lang w:bidi="ar"/>
            </w:rPr>
          </w:rPrChange>
        </w:rPr>
        <w:pPrChange w:id="707" w:author="曾勇" w:date="2024-01-17T08:58:00Z">
          <w:pPr>
            <w:widowControl/>
            <w:ind w:left="720"/>
            <w:jc w:val="left"/>
          </w:pPr>
        </w:pPrChange>
      </w:pPr>
      <w:ins w:id="708" w:author="曾勇" w:date="2024-01-17T09:00:00Z">
        <w:del w:id="709" w:author="LiShijie/李世杰" w:date="2024-01-24T15:02:00Z">
          <w:r w:rsidDel="00616E02">
            <w:rPr>
              <w:rFonts w:ascii="宋体" w:hAnsi="宋体" w:cs="宋体"/>
              <w:sz w:val="24"/>
              <w:szCs w:val="24"/>
              <w:highlight w:val="yellow"/>
              <w:rPrChange w:id="710" w:author="曾勇" w:date="2024-01-17T09:00:00Z">
                <w:rPr>
                  <w:rFonts w:ascii="宋体" w:hAnsi="宋体" w:cs="宋体"/>
                  <w:sz w:val="24"/>
                  <w:szCs w:val="24"/>
                </w:rPr>
              </w:rPrChange>
            </w:rPr>
            <w:delText>nplayer是用来发送固定路线的应用，需要提供x86版本给仿真使用；</w:delText>
          </w:r>
        </w:del>
      </w:ins>
    </w:p>
    <w:p w14:paraId="0B4A2571" w14:textId="77777777" w:rsidR="00E649D5" w:rsidRPr="00E649D5" w:rsidDel="00832B22" w:rsidRDefault="001E4860">
      <w:pPr>
        <w:widowControl/>
        <w:numPr>
          <w:ilvl w:val="0"/>
          <w:numId w:val="7"/>
          <w:ins w:id="711" w:author="曾勇" w:date="2024-01-17T08:58:00Z"/>
        </w:numPr>
        <w:ind w:left="720"/>
        <w:jc w:val="left"/>
        <w:rPr>
          <w:del w:id="712" w:author="LiShijie/李世杰" w:date="2024-01-24T15:17:00Z"/>
          <w:rFonts w:ascii="宋体" w:hAnsi="宋体" w:cs="宋体"/>
          <w:kern w:val="0"/>
          <w:sz w:val="24"/>
          <w:szCs w:val="24"/>
          <w:highlight w:val="yellow"/>
          <w:lang w:bidi="ar"/>
          <w:rPrChange w:id="713" w:author="曾勇" w:date="2024-01-17T09:00:00Z">
            <w:rPr>
              <w:del w:id="714" w:author="LiShijie/李世杰" w:date="2024-01-24T15:17:00Z"/>
              <w:rFonts w:ascii="宋体" w:hAnsi="宋体" w:cs="宋体"/>
              <w:kern w:val="0"/>
              <w:sz w:val="24"/>
              <w:szCs w:val="24"/>
              <w:lang w:bidi="ar"/>
            </w:rPr>
          </w:rPrChange>
        </w:rPr>
        <w:pPrChange w:id="715" w:author="曾勇" w:date="2024-01-17T08:58:00Z">
          <w:pPr>
            <w:widowControl/>
            <w:ind w:left="720"/>
            <w:jc w:val="left"/>
          </w:pPr>
        </w:pPrChange>
      </w:pPr>
      <w:ins w:id="716" w:author="曾勇" w:date="2024-01-17T09:00:00Z">
        <w:del w:id="717" w:author="LiShijie/李世杰" w:date="2024-01-24T15:17:00Z">
          <w:r w:rsidDel="00832B22">
            <w:rPr>
              <w:rFonts w:ascii="宋体" w:hAnsi="宋体" w:cs="宋体"/>
              <w:sz w:val="24"/>
              <w:szCs w:val="24"/>
              <w:highlight w:val="yellow"/>
              <w:rPrChange w:id="718" w:author="曾勇" w:date="2024-01-17T09:00:00Z">
                <w:rPr>
                  <w:rFonts w:ascii="宋体" w:hAnsi="宋体" w:cs="宋体"/>
                  <w:sz w:val="24"/>
                  <w:szCs w:val="24"/>
                </w:rPr>
              </w:rPrChange>
            </w:rPr>
            <w:delText>opendrive地图是加偏转的，朗歌需要提供对应的偏转之后的智驾地图引擎需要的数据</w:delText>
          </w:r>
        </w:del>
      </w:ins>
    </w:p>
    <w:p w14:paraId="368B0D15" w14:textId="77777777" w:rsidR="00E649D5" w:rsidRDefault="00E649D5">
      <w:pPr>
        <w:pStyle w:val="af1"/>
        <w:numPr>
          <w:ilvl w:val="0"/>
          <w:numId w:val="14"/>
        </w:numPr>
        <w:spacing w:afterLines="50" w:after="156" w:line="240" w:lineRule="auto"/>
        <w:ind w:firstLineChars="0"/>
        <w:rPr>
          <w:ins w:id="719" w:author="刘念鹏" w:date="2024-01-18T10:10:00Z"/>
          <w:rFonts w:asciiTheme="majorEastAsia" w:eastAsiaTheme="majorEastAsia" w:hAnsiTheme="majorEastAsia" w:cstheme="majorEastAsia"/>
          <w:szCs w:val="21"/>
        </w:rPr>
        <w:pPrChange w:id="720" w:author="LiShijie/李世杰" w:date="2024-01-24T15:24:00Z">
          <w:pPr>
            <w:pStyle w:val="af1"/>
            <w:numPr>
              <w:ilvl w:val="2"/>
              <w:numId w:val="6"/>
            </w:numPr>
            <w:spacing w:afterLines="50" w:after="156" w:line="240" w:lineRule="auto"/>
            <w:ind w:left="709" w:firstLineChars="0" w:hanging="709"/>
          </w:pPr>
        </w:pPrChange>
      </w:pPr>
    </w:p>
    <w:p w14:paraId="0F81BED7" w14:textId="77777777" w:rsidR="00E649D5" w:rsidDel="00502DA3" w:rsidRDefault="000A4BC8" w:rsidP="00B6167C">
      <w:pPr>
        <w:pStyle w:val="af1"/>
        <w:numPr>
          <w:ilvl w:val="2"/>
          <w:numId w:val="6"/>
          <w:ins w:id="721" w:author="刘念鹏" w:date="2024-01-18T10:11:00Z"/>
        </w:numPr>
        <w:spacing w:afterLines="50" w:after="156" w:line="240" w:lineRule="auto"/>
        <w:ind w:firstLineChars="0"/>
        <w:rPr>
          <w:ins w:id="722" w:author="刘念鹏" w:date="2024-01-18T10:11:00Z"/>
          <w:del w:id="723" w:author="LiShijie/李世杰" w:date="2024-01-24T15:24:00Z"/>
          <w:rFonts w:asciiTheme="majorEastAsia" w:eastAsiaTheme="majorEastAsia" w:hAnsiTheme="majorEastAsia" w:cstheme="majorEastAsia"/>
          <w:szCs w:val="21"/>
          <w:highlight w:val="yellow"/>
        </w:rPr>
      </w:pPr>
      <w:ins w:id="724" w:author="LiShijie3/李世杰" w:date="2024-01-24T14:18:00Z">
        <w:del w:id="725" w:author="LiShijie/李世杰" w:date="2024-01-24T15:24:00Z">
          <w:r w:rsidDel="00502DA3">
            <w:rPr>
              <w:rFonts w:asciiTheme="majorEastAsia" w:eastAsiaTheme="majorEastAsia" w:hAnsiTheme="majorEastAsia" w:cstheme="majorEastAsia" w:hint="eastAsia"/>
              <w:szCs w:val="21"/>
              <w:highlight w:val="yellow"/>
            </w:rPr>
            <w:lastRenderedPageBreak/>
            <w:delText>硬件在环（</w:delText>
          </w:r>
        </w:del>
      </w:ins>
      <w:ins w:id="726" w:author="刘念鹏" w:date="2024-01-18T10:10:00Z">
        <w:del w:id="727" w:author="LiShijie/李世杰" w:date="2024-01-24T15:24:00Z">
          <w:r w:rsidR="001E4860" w:rsidDel="00502DA3">
            <w:rPr>
              <w:rFonts w:asciiTheme="majorEastAsia" w:eastAsiaTheme="majorEastAsia" w:hAnsiTheme="majorEastAsia" w:cstheme="majorEastAsia"/>
              <w:szCs w:val="21"/>
              <w:highlight w:val="yellow"/>
              <w:rPrChange w:id="728" w:author="刘念鹏" w:date="2024-01-18T10:11:00Z">
                <w:rPr>
                  <w:rFonts w:asciiTheme="majorEastAsia" w:eastAsiaTheme="majorEastAsia" w:hAnsiTheme="majorEastAsia" w:cstheme="majorEastAsia"/>
                  <w:szCs w:val="21"/>
                </w:rPr>
              </w:rPrChange>
            </w:rPr>
            <w:delText>HIL</w:delText>
          </w:r>
        </w:del>
      </w:ins>
      <w:ins w:id="729" w:author="LiShijie3/李世杰" w:date="2024-01-24T14:19:00Z">
        <w:del w:id="730" w:author="LiShijie/李世杰" w:date="2024-01-24T15:24:00Z">
          <w:r w:rsidDel="00502DA3">
            <w:rPr>
              <w:rFonts w:asciiTheme="majorEastAsia" w:eastAsiaTheme="majorEastAsia" w:hAnsiTheme="majorEastAsia" w:cstheme="majorEastAsia" w:hint="eastAsia"/>
              <w:szCs w:val="21"/>
              <w:highlight w:val="yellow"/>
            </w:rPr>
            <w:delText>）</w:delText>
          </w:r>
        </w:del>
      </w:ins>
      <w:ins w:id="731" w:author="刘念鹏" w:date="2024-01-18T10:10:00Z">
        <w:del w:id="732" w:author="LiShijie/李世杰" w:date="2024-01-24T15:24:00Z">
          <w:r w:rsidR="001E4860" w:rsidDel="00502DA3">
            <w:rPr>
              <w:rFonts w:asciiTheme="majorEastAsia" w:eastAsiaTheme="majorEastAsia" w:hAnsiTheme="majorEastAsia" w:cstheme="majorEastAsia"/>
              <w:szCs w:val="21"/>
              <w:highlight w:val="yellow"/>
              <w:rPrChange w:id="733" w:author="刘念鹏" w:date="2024-01-18T10:11:00Z">
                <w:rPr>
                  <w:rFonts w:asciiTheme="majorEastAsia" w:eastAsiaTheme="majorEastAsia" w:hAnsiTheme="majorEastAsia" w:cstheme="majorEastAsia"/>
                  <w:szCs w:val="21"/>
                </w:rPr>
              </w:rPrChange>
            </w:rPr>
            <w:delText>需求：</w:delText>
          </w:r>
        </w:del>
      </w:ins>
    </w:p>
    <w:p w14:paraId="7F82FA45" w14:textId="77777777" w:rsidR="00E649D5" w:rsidDel="00502DA3" w:rsidRDefault="001E4860">
      <w:pPr>
        <w:pStyle w:val="af1"/>
        <w:numPr>
          <w:ilvl w:val="0"/>
          <w:numId w:val="8"/>
          <w:ins w:id="734" w:author="刘念鹏" w:date="2024-01-18T10:14:00Z"/>
        </w:numPr>
        <w:spacing w:afterLines="50" w:after="156" w:line="240" w:lineRule="auto"/>
        <w:ind w:firstLineChars="0"/>
        <w:rPr>
          <w:ins w:id="735" w:author="刘念鹏" w:date="2024-01-18T10:14:00Z"/>
          <w:del w:id="736" w:author="LiShijie/李世杰" w:date="2024-01-24T15:24:00Z"/>
          <w:rFonts w:ascii="宋体" w:eastAsia="宋体" w:hAnsi="宋体" w:cs="宋体"/>
          <w:kern w:val="0"/>
          <w:sz w:val="24"/>
          <w:szCs w:val="24"/>
          <w:highlight w:val="yellow"/>
          <w:lang w:bidi="ar"/>
        </w:rPr>
        <w:pPrChange w:id="737" w:author="刘念鹏" w:date="2024-01-18T10:14:00Z">
          <w:pPr>
            <w:pStyle w:val="af1"/>
            <w:numPr>
              <w:ilvl w:val="2"/>
              <w:numId w:val="6"/>
            </w:numPr>
            <w:spacing w:afterLines="50" w:after="156" w:line="240" w:lineRule="auto"/>
            <w:ind w:left="709" w:firstLineChars="0" w:hanging="709"/>
          </w:pPr>
        </w:pPrChange>
      </w:pPr>
      <w:ins w:id="738" w:author="刘念鹏" w:date="2024-01-18T10:12:00Z">
        <w:del w:id="739" w:author="LiShijie/李世杰" w:date="2024-01-24T15:24:00Z">
          <w:r w:rsidDel="00502DA3">
            <w:rPr>
              <w:rFonts w:ascii="宋体" w:eastAsia="宋体" w:hAnsi="宋体" w:cs="宋体"/>
              <w:kern w:val="0"/>
              <w:sz w:val="24"/>
              <w:szCs w:val="24"/>
              <w:highlight w:val="yellow"/>
              <w:lang w:bidi="ar"/>
            </w:rPr>
            <w:delText>opendrive地图是加偏转的，朗歌需要同步提供不加偏ehp和加偏后的</w:delText>
          </w:r>
        </w:del>
      </w:ins>
      <w:ins w:id="740" w:author="刘念鹏" w:date="2024-01-18T10:13:00Z">
        <w:del w:id="741" w:author="LiShijie/李世杰" w:date="2024-01-24T15:24:00Z">
          <w:r w:rsidDel="00502DA3">
            <w:rPr>
              <w:rFonts w:ascii="宋体" w:eastAsia="宋体" w:hAnsi="宋体" w:cs="宋体"/>
              <w:kern w:val="0"/>
              <w:sz w:val="24"/>
              <w:szCs w:val="24"/>
              <w:highlight w:val="yellow"/>
              <w:lang w:bidi="ar"/>
            </w:rPr>
            <w:delText>域控内高精地图</w:delText>
          </w:r>
        </w:del>
      </w:ins>
      <w:ins w:id="742" w:author="曾勇" w:date="2024-01-19T10:10:00Z">
        <w:del w:id="743" w:author="LiShijie/李世杰" w:date="2024-01-24T15:24:00Z">
          <w:r w:rsidDel="00502DA3">
            <w:rPr>
              <w:rFonts w:ascii="宋体" w:eastAsia="宋体" w:hAnsi="宋体" w:cs="宋体"/>
              <w:kern w:val="0"/>
              <w:sz w:val="24"/>
              <w:szCs w:val="24"/>
              <w:highlight w:val="yellow"/>
              <w:lang w:bidi="ar"/>
            </w:rPr>
            <w:delText>；</w:delText>
          </w:r>
        </w:del>
      </w:ins>
    </w:p>
    <w:p w14:paraId="5EC823CC" w14:textId="77777777" w:rsidR="00E649D5" w:rsidDel="00616E02" w:rsidRDefault="001E4860">
      <w:pPr>
        <w:pStyle w:val="af1"/>
        <w:numPr>
          <w:ilvl w:val="0"/>
          <w:numId w:val="8"/>
          <w:ins w:id="744" w:author="刘念鹏" w:date="2024-01-18T10:14:00Z"/>
        </w:numPr>
        <w:spacing w:afterLines="50" w:after="156" w:line="240" w:lineRule="auto"/>
        <w:ind w:firstLineChars="0"/>
        <w:rPr>
          <w:ins w:id="745" w:author="刘念鹏" w:date="2024-01-18T11:45:00Z"/>
          <w:del w:id="746" w:author="LiShijie/李世杰" w:date="2024-01-24T15:02:00Z"/>
          <w:rFonts w:ascii="宋体" w:eastAsia="宋体" w:hAnsi="宋体" w:cs="宋体"/>
          <w:kern w:val="0"/>
          <w:sz w:val="24"/>
          <w:szCs w:val="24"/>
          <w:highlight w:val="yellow"/>
          <w:lang w:bidi="ar"/>
        </w:rPr>
        <w:pPrChange w:id="747" w:author="刘念鹏" w:date="2024-01-18T10:14:00Z">
          <w:pPr>
            <w:pStyle w:val="af1"/>
            <w:numPr>
              <w:ilvl w:val="2"/>
              <w:numId w:val="6"/>
            </w:numPr>
            <w:spacing w:afterLines="50" w:after="156" w:line="240" w:lineRule="auto"/>
            <w:ind w:left="709" w:firstLineChars="0" w:hanging="709"/>
          </w:pPr>
        </w:pPrChange>
      </w:pPr>
      <w:ins w:id="748" w:author="刘念鹏" w:date="2024-01-18T11:44:00Z">
        <w:del w:id="749" w:author="LiShijie/李世杰" w:date="2024-01-24T15:02:00Z">
          <w:r w:rsidDel="00616E02">
            <w:rPr>
              <w:rFonts w:ascii="宋体" w:eastAsia="宋体" w:hAnsi="宋体" w:cs="宋体"/>
              <w:kern w:val="0"/>
              <w:sz w:val="24"/>
              <w:szCs w:val="24"/>
              <w:highlight w:val="yellow"/>
              <w:lang w:bidi="ar"/>
            </w:rPr>
            <w:delText>支持</w:delText>
          </w:r>
        </w:del>
      </w:ins>
      <w:ins w:id="750" w:author="刘念鹏" w:date="2024-01-18T11:45:00Z">
        <w:del w:id="751" w:author="LiShijie/李世杰" w:date="2024-01-24T15:02:00Z">
          <w:r w:rsidDel="00616E02">
            <w:rPr>
              <w:rFonts w:ascii="宋体" w:eastAsia="宋体" w:hAnsi="宋体" w:cs="宋体"/>
              <w:kern w:val="0"/>
              <w:sz w:val="24"/>
              <w:szCs w:val="24"/>
              <w:highlight w:val="yellow"/>
              <w:lang w:bidi="ar"/>
            </w:rPr>
            <w:delText>运行固定路线</w:delText>
          </w:r>
        </w:del>
      </w:ins>
      <w:ins w:id="752" w:author="刘念鹏" w:date="2024-01-18T11:47:00Z">
        <w:del w:id="753" w:author="LiShijie/李世杰" w:date="2024-01-24T15:02:00Z">
          <w:r w:rsidDel="00616E02">
            <w:rPr>
              <w:rFonts w:ascii="宋体" w:eastAsia="宋体" w:hAnsi="宋体" w:cs="宋体"/>
              <w:kern w:val="0"/>
              <w:sz w:val="24"/>
              <w:szCs w:val="24"/>
              <w:highlight w:val="yellow"/>
              <w:lang w:bidi="ar"/>
            </w:rPr>
            <w:delText>导航</w:delText>
          </w:r>
        </w:del>
      </w:ins>
      <w:ins w:id="754" w:author="曾勇" w:date="2024-01-19T10:10:00Z">
        <w:del w:id="755" w:author="LiShijie/李世杰" w:date="2024-01-24T15:02:00Z">
          <w:r w:rsidDel="00616E02">
            <w:rPr>
              <w:rFonts w:ascii="宋体" w:eastAsia="宋体" w:hAnsi="宋体" w:cs="宋体"/>
              <w:kern w:val="0"/>
              <w:sz w:val="24"/>
              <w:szCs w:val="24"/>
              <w:highlight w:val="yellow"/>
              <w:lang w:bidi="ar"/>
            </w:rPr>
            <w:delText>；</w:delText>
          </w:r>
        </w:del>
      </w:ins>
    </w:p>
    <w:p w14:paraId="3F123754" w14:textId="77777777" w:rsidR="00E649D5" w:rsidDel="00502DA3" w:rsidRDefault="001E4860">
      <w:pPr>
        <w:pStyle w:val="af1"/>
        <w:numPr>
          <w:ilvl w:val="0"/>
          <w:numId w:val="8"/>
          <w:ins w:id="756" w:author="刘念鹏" w:date="2024-01-18T10:14:00Z"/>
        </w:numPr>
        <w:spacing w:afterLines="50" w:after="156" w:line="240" w:lineRule="auto"/>
        <w:ind w:firstLineChars="0"/>
        <w:rPr>
          <w:ins w:id="757" w:author="曾勇" w:date="2024-01-19T10:09:00Z"/>
          <w:del w:id="758" w:author="LiShijie/李世杰" w:date="2024-01-24T15:24:00Z"/>
          <w:rFonts w:ascii="宋体" w:eastAsia="宋体" w:hAnsi="宋体" w:cs="宋体"/>
          <w:kern w:val="0"/>
          <w:sz w:val="24"/>
          <w:szCs w:val="24"/>
          <w:highlight w:val="yellow"/>
          <w:lang w:bidi="ar"/>
        </w:rPr>
        <w:pPrChange w:id="759" w:author="刘念鹏" w:date="2024-01-18T10:14:00Z">
          <w:pPr>
            <w:pStyle w:val="af1"/>
            <w:numPr>
              <w:ilvl w:val="2"/>
              <w:numId w:val="6"/>
            </w:numPr>
            <w:spacing w:afterLines="50" w:after="156" w:line="240" w:lineRule="auto"/>
            <w:ind w:left="709" w:firstLineChars="0" w:hanging="709"/>
          </w:pPr>
        </w:pPrChange>
      </w:pPr>
      <w:ins w:id="760" w:author="刘念鹏" w:date="2024-01-18T11:47:00Z">
        <w:del w:id="761" w:author="LiShijie/李世杰" w:date="2024-01-24T15:24:00Z">
          <w:r w:rsidDel="00502DA3">
            <w:rPr>
              <w:rFonts w:ascii="宋体" w:eastAsia="宋体" w:hAnsi="宋体" w:cs="宋体"/>
              <w:kern w:val="0"/>
              <w:sz w:val="24"/>
              <w:szCs w:val="24"/>
              <w:highlight w:val="yellow"/>
              <w:lang w:bidi="ar"/>
            </w:rPr>
            <w:delText>域控内高精地图更新时，需要同步更新OpenDrive格式的地图以及固定路线</w:delText>
          </w:r>
        </w:del>
      </w:ins>
      <w:ins w:id="762" w:author="刘念鹏" w:date="2024-01-18T11:48:00Z">
        <w:del w:id="763" w:author="LiShijie/李世杰" w:date="2024-01-24T15:24:00Z">
          <w:r w:rsidDel="00502DA3">
            <w:rPr>
              <w:rFonts w:ascii="宋体" w:eastAsia="宋体" w:hAnsi="宋体" w:cs="宋体"/>
              <w:kern w:val="0"/>
              <w:sz w:val="24"/>
              <w:szCs w:val="24"/>
              <w:highlight w:val="yellow"/>
              <w:lang w:bidi="ar"/>
            </w:rPr>
            <w:delText>导航</w:delText>
          </w:r>
        </w:del>
      </w:ins>
    </w:p>
    <w:p w14:paraId="38E172C6" w14:textId="77777777" w:rsidR="00E649D5" w:rsidRPr="00E649D5" w:rsidDel="00616E02" w:rsidRDefault="001E4860">
      <w:pPr>
        <w:pStyle w:val="af1"/>
        <w:numPr>
          <w:ilvl w:val="0"/>
          <w:numId w:val="8"/>
          <w:ins w:id="764" w:author="刘念鹏" w:date="2024-01-18T10:14:00Z"/>
        </w:numPr>
        <w:spacing w:afterLines="50" w:after="156" w:line="240" w:lineRule="auto"/>
        <w:ind w:firstLineChars="0"/>
        <w:rPr>
          <w:ins w:id="765" w:author="曾勇" w:date="2024-01-17T08:53:00Z"/>
          <w:del w:id="766" w:author="LiShijie/李世杰" w:date="2024-01-24T15:03:00Z"/>
          <w:rFonts w:ascii="宋体" w:eastAsia="宋体" w:hAnsi="宋体" w:cs="宋体"/>
          <w:kern w:val="0"/>
          <w:sz w:val="24"/>
          <w:szCs w:val="24"/>
          <w:highlight w:val="yellow"/>
          <w:lang w:bidi="ar"/>
          <w:rPrChange w:id="767" w:author="刘念鹏" w:date="2024-01-18T10:11:00Z">
            <w:rPr>
              <w:ins w:id="768" w:author="曾勇" w:date="2024-01-17T08:53:00Z"/>
              <w:del w:id="769" w:author="LiShijie/李世杰" w:date="2024-01-24T15:03:00Z"/>
              <w:rFonts w:asciiTheme="majorEastAsia" w:eastAsiaTheme="majorEastAsia" w:hAnsiTheme="majorEastAsia" w:cstheme="majorEastAsia"/>
              <w:szCs w:val="21"/>
            </w:rPr>
          </w:rPrChange>
        </w:rPr>
        <w:pPrChange w:id="770" w:author="刘念鹏" w:date="2024-01-18T10:14:00Z">
          <w:pPr>
            <w:pStyle w:val="af1"/>
            <w:numPr>
              <w:ilvl w:val="2"/>
              <w:numId w:val="6"/>
            </w:numPr>
            <w:spacing w:afterLines="50" w:after="156" w:line="240" w:lineRule="auto"/>
            <w:ind w:left="709" w:firstLineChars="0" w:hanging="709"/>
          </w:pPr>
        </w:pPrChange>
      </w:pPr>
      <w:ins w:id="771" w:author="曾勇" w:date="2024-01-19T10:09:00Z">
        <w:del w:id="772" w:author="LiShijie/李世杰" w:date="2024-01-24T15:03:00Z">
          <w:r w:rsidDel="00616E02">
            <w:rPr>
              <w:rFonts w:ascii="宋体" w:eastAsia="宋体" w:hAnsi="宋体" w:cs="宋体"/>
              <w:kern w:val="0"/>
              <w:sz w:val="24"/>
              <w:szCs w:val="24"/>
              <w:highlight w:val="yellow"/>
              <w:lang w:bidi="ar"/>
            </w:rPr>
            <w:delText>需要提供单进程及双进程2种模式</w:delText>
          </w:r>
        </w:del>
      </w:ins>
    </w:p>
    <w:p w14:paraId="3BFCE6EE" w14:textId="77777777" w:rsidR="00E649D5" w:rsidRPr="00BF1268" w:rsidRDefault="00502DA3">
      <w:pPr>
        <w:pStyle w:val="af1"/>
        <w:numPr>
          <w:ilvl w:val="2"/>
          <w:numId w:val="6"/>
        </w:numPr>
        <w:spacing w:afterLines="50" w:after="156" w:line="240" w:lineRule="auto"/>
        <w:ind w:firstLineChars="0"/>
        <w:rPr>
          <w:ins w:id="773" w:author="曾勇" w:date="2024-01-19T10:11:00Z"/>
          <w:rFonts w:asciiTheme="majorEastAsia" w:eastAsiaTheme="majorEastAsia" w:hAnsiTheme="majorEastAsia" w:cstheme="majorEastAsia"/>
          <w:szCs w:val="21"/>
          <w:highlight w:val="yellow"/>
          <w:rPrChange w:id="774" w:author="LiShijie3/李世杰" w:date="2024-01-24T11:35:00Z">
            <w:rPr>
              <w:ins w:id="775" w:author="曾勇" w:date="2024-01-19T10:11:00Z"/>
              <w:rFonts w:asciiTheme="majorEastAsia" w:eastAsiaTheme="majorEastAsia" w:hAnsiTheme="majorEastAsia" w:cstheme="majorEastAsia"/>
              <w:szCs w:val="21"/>
            </w:rPr>
          </w:rPrChange>
        </w:rPr>
        <w:pPrChange w:id="776" w:author="LiShijie3/李世杰" w:date="2024-01-24T11:35:00Z">
          <w:pPr>
            <w:pStyle w:val="af1"/>
            <w:spacing w:afterLines="50" w:after="156" w:line="240" w:lineRule="auto"/>
            <w:ind w:firstLineChars="0"/>
          </w:pPr>
        </w:pPrChange>
      </w:pPr>
      <w:ins w:id="777" w:author="LiShijie/李世杰" w:date="2024-01-24T15:25:00Z">
        <w:r>
          <w:rPr>
            <w:rFonts w:asciiTheme="majorEastAsia" w:eastAsiaTheme="majorEastAsia" w:hAnsiTheme="majorEastAsia" w:cstheme="majorEastAsia" w:hint="eastAsia"/>
            <w:szCs w:val="21"/>
            <w:highlight w:val="yellow"/>
          </w:rPr>
          <w:t>软件性能</w:t>
        </w:r>
      </w:ins>
      <w:ins w:id="778" w:author="曾勇" w:date="2024-01-19T10:11:00Z">
        <w:del w:id="779" w:author="LiShijie/李世杰" w:date="2024-01-24T15:25:00Z">
          <w:r w:rsidR="001E4860" w:rsidRPr="00BF1268" w:rsidDel="00502DA3">
            <w:rPr>
              <w:rFonts w:asciiTheme="majorEastAsia" w:eastAsiaTheme="majorEastAsia" w:hAnsiTheme="majorEastAsia" w:cstheme="majorEastAsia"/>
              <w:szCs w:val="21"/>
              <w:highlight w:val="yellow"/>
              <w:rPrChange w:id="780" w:author="LiShijie3/李世杰" w:date="2024-01-24T11:35:00Z">
                <w:rPr>
                  <w:rFonts w:asciiTheme="majorEastAsia" w:eastAsiaTheme="majorEastAsia" w:hAnsiTheme="majorEastAsia" w:cstheme="majorEastAsia"/>
                  <w:szCs w:val="21"/>
                </w:rPr>
              </w:rPrChange>
            </w:rPr>
            <w:delText>代码运行</w:delText>
          </w:r>
        </w:del>
        <w:r w:rsidR="001E4860" w:rsidRPr="00BF1268">
          <w:rPr>
            <w:rFonts w:asciiTheme="majorEastAsia" w:eastAsiaTheme="majorEastAsia" w:hAnsiTheme="majorEastAsia" w:cstheme="majorEastAsia"/>
            <w:szCs w:val="21"/>
            <w:highlight w:val="yellow"/>
            <w:rPrChange w:id="781" w:author="LiShijie3/李世杰" w:date="2024-01-24T11:35:00Z">
              <w:rPr>
                <w:rFonts w:asciiTheme="majorEastAsia" w:eastAsiaTheme="majorEastAsia" w:hAnsiTheme="majorEastAsia" w:cstheme="majorEastAsia"/>
                <w:szCs w:val="21"/>
              </w:rPr>
            </w:rPrChange>
          </w:rPr>
          <w:t>需求：</w:t>
        </w:r>
      </w:ins>
    </w:p>
    <w:p w14:paraId="7033F97F" w14:textId="77777777" w:rsidR="00E649D5" w:rsidRDefault="00502DA3" w:rsidP="00502DA3">
      <w:pPr>
        <w:pStyle w:val="af1"/>
        <w:spacing w:afterLines="50" w:after="156" w:line="240" w:lineRule="auto"/>
        <w:ind w:firstLineChars="0"/>
        <w:rPr>
          <w:rFonts w:asciiTheme="majorEastAsia" w:eastAsiaTheme="majorEastAsia" w:hAnsiTheme="majorEastAsia" w:cstheme="majorEastAsia"/>
          <w:szCs w:val="21"/>
        </w:rPr>
      </w:pPr>
      <w:ins w:id="782" w:author="LiShijie/李世杰" w:date="2024-01-24T15:24:00Z">
        <w:r>
          <w:rPr>
            <w:rFonts w:asciiTheme="majorEastAsia" w:eastAsiaTheme="majorEastAsia" w:hAnsiTheme="majorEastAsia" w:cstheme="majorEastAsia" w:hint="eastAsia"/>
            <w:szCs w:val="21"/>
          </w:rPr>
          <w:t>供应商应在</w:t>
        </w:r>
      </w:ins>
      <w:ins w:id="783" w:author="曾勇" w:date="2024-01-19T10:13:00Z">
        <w:r w:rsidR="001E4860">
          <w:rPr>
            <w:rFonts w:asciiTheme="majorEastAsia" w:eastAsiaTheme="majorEastAsia" w:hAnsiTheme="majorEastAsia" w:cstheme="majorEastAsia"/>
            <w:szCs w:val="21"/>
          </w:rPr>
          <w:t>出现系统性问题时</w:t>
        </w:r>
        <w:del w:id="784" w:author="LiShijie/李世杰" w:date="2024-01-24T15:24:00Z">
          <w:r w:rsidR="001E4860" w:rsidDel="00502DA3">
            <w:rPr>
              <w:rFonts w:asciiTheme="majorEastAsia" w:eastAsiaTheme="majorEastAsia" w:hAnsiTheme="majorEastAsia" w:cstheme="majorEastAsia"/>
              <w:szCs w:val="21"/>
            </w:rPr>
            <w:delText>，地图应该</w:delText>
          </w:r>
        </w:del>
        <w:del w:id="785" w:author="LiShijie/李世杰" w:date="2024-01-24T15:26:00Z">
          <w:r w:rsidR="001E4860" w:rsidDel="00502DA3">
            <w:rPr>
              <w:rFonts w:asciiTheme="majorEastAsia" w:eastAsiaTheme="majorEastAsia" w:hAnsiTheme="majorEastAsia" w:cstheme="majorEastAsia"/>
              <w:szCs w:val="21"/>
            </w:rPr>
            <w:delText>配合解决，</w:delText>
          </w:r>
        </w:del>
        <w:del w:id="786" w:author="LiShijie/李世杰" w:date="2024-01-24T15:25:00Z">
          <w:r w:rsidR="001E4860" w:rsidDel="00502DA3">
            <w:rPr>
              <w:rFonts w:asciiTheme="majorEastAsia" w:eastAsiaTheme="majorEastAsia" w:hAnsiTheme="majorEastAsia" w:cstheme="majorEastAsia"/>
              <w:szCs w:val="21"/>
            </w:rPr>
            <w:delText>性能</w:delText>
          </w:r>
        </w:del>
      </w:ins>
      <w:ins w:id="787" w:author="LiShijie/李世杰" w:date="2024-01-24T15:26:00Z">
        <w:r w:rsidR="00B43A89">
          <w:rPr>
            <w:rFonts w:asciiTheme="majorEastAsia" w:eastAsiaTheme="majorEastAsia" w:hAnsiTheme="majorEastAsia" w:cstheme="majorEastAsia" w:hint="eastAsia"/>
            <w:szCs w:val="21"/>
          </w:rPr>
          <w:t>配合吉</w:t>
        </w:r>
        <w:proofErr w:type="gramStart"/>
        <w:r w:rsidR="00B43A89">
          <w:rPr>
            <w:rFonts w:asciiTheme="majorEastAsia" w:eastAsiaTheme="majorEastAsia" w:hAnsiTheme="majorEastAsia" w:cstheme="majorEastAsia" w:hint="eastAsia"/>
            <w:szCs w:val="21"/>
          </w:rPr>
          <w:t>咖</w:t>
        </w:r>
        <w:proofErr w:type="gramEnd"/>
        <w:r w:rsidR="00B43A89">
          <w:rPr>
            <w:rFonts w:asciiTheme="majorEastAsia" w:eastAsiaTheme="majorEastAsia" w:hAnsiTheme="majorEastAsia" w:cstheme="majorEastAsia" w:hint="eastAsia"/>
            <w:szCs w:val="21"/>
          </w:rPr>
          <w:t>进行</w:t>
        </w:r>
      </w:ins>
      <w:ins w:id="788" w:author="LiShijie/李世杰" w:date="2024-01-24T15:27:00Z">
        <w:r w:rsidR="00B43A89">
          <w:rPr>
            <w:rFonts w:asciiTheme="majorEastAsia" w:eastAsiaTheme="majorEastAsia" w:hAnsiTheme="majorEastAsia" w:cstheme="majorEastAsia" w:hint="eastAsia"/>
            <w:szCs w:val="21"/>
          </w:rPr>
          <w:t>问题排查与解决。</w:t>
        </w:r>
      </w:ins>
      <w:ins w:id="789" w:author="曾勇" w:date="2024-01-19T10:13:00Z">
        <w:del w:id="790" w:author="LiShijie/李世杰" w:date="2024-01-24T15:26:00Z">
          <w:r w:rsidR="001E4860" w:rsidDel="00B43A89">
            <w:rPr>
              <w:rFonts w:asciiTheme="majorEastAsia" w:eastAsiaTheme="majorEastAsia" w:hAnsiTheme="majorEastAsia" w:cstheme="majorEastAsia"/>
              <w:szCs w:val="21"/>
            </w:rPr>
            <w:delText>满足</w:delText>
          </w:r>
        </w:del>
        <w:del w:id="791" w:author="LiShijie/李世杰" w:date="2024-01-24T15:25:00Z">
          <w:r w:rsidR="001E4860" w:rsidDel="00502DA3">
            <w:rPr>
              <w:rFonts w:asciiTheme="majorEastAsia" w:eastAsiaTheme="majorEastAsia" w:hAnsiTheme="majorEastAsia" w:cstheme="majorEastAsia"/>
              <w:szCs w:val="21"/>
            </w:rPr>
            <w:delText>JICA</w:delText>
          </w:r>
        </w:del>
        <w:del w:id="792" w:author="LiShijie/李世杰" w:date="2024-01-24T15:26:00Z">
          <w:r w:rsidR="001E4860" w:rsidDel="00502DA3">
            <w:rPr>
              <w:rFonts w:asciiTheme="majorEastAsia" w:eastAsiaTheme="majorEastAsia" w:hAnsiTheme="majorEastAsia" w:cstheme="majorEastAsia"/>
              <w:szCs w:val="21"/>
            </w:rPr>
            <w:delText>需求</w:delText>
          </w:r>
        </w:del>
      </w:ins>
    </w:p>
    <w:p w14:paraId="14F77074" w14:textId="77777777" w:rsidR="00E649D5" w:rsidRDefault="001E4860">
      <w:pPr>
        <w:pStyle w:val="af1"/>
        <w:numPr>
          <w:ilvl w:val="2"/>
          <w:numId w:val="6"/>
        </w:numPr>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测试工具：</w:t>
      </w:r>
    </w:p>
    <w:p w14:paraId="73A1DA98"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车载定位模块可以输出定位融合数据到上位机并可以通过可视化工具中的查看定位输出结果。如果普通ECU无法输出定位结果，供应商需要提供一个支持输出定位结果的特殊ECU给到OEM。可</w:t>
      </w:r>
      <w:commentRangeStart w:id="793"/>
      <w:commentRangeStart w:id="794"/>
      <w:r>
        <w:rPr>
          <w:rFonts w:asciiTheme="majorEastAsia" w:eastAsiaTheme="majorEastAsia" w:hAnsiTheme="majorEastAsia" w:cstheme="majorEastAsia" w:hint="eastAsia"/>
          <w:szCs w:val="21"/>
        </w:rPr>
        <w:t>视化工具可以提</w:t>
      </w:r>
      <w:commentRangeEnd w:id="793"/>
      <w:r w:rsidR="005439C1">
        <w:rPr>
          <w:rStyle w:val="af0"/>
          <w:kern w:val="0"/>
          <w:lang w:eastAsia="en-US"/>
        </w:rPr>
        <w:commentReference w:id="793"/>
      </w:r>
      <w:commentRangeEnd w:id="794"/>
      <w:r w:rsidR="00B26606">
        <w:rPr>
          <w:rStyle w:val="af0"/>
          <w:kern w:val="0"/>
          <w:lang w:eastAsia="en-US"/>
        </w:rPr>
        <w:commentReference w:id="794"/>
      </w:r>
      <w:proofErr w:type="gramStart"/>
      <w:r>
        <w:rPr>
          <w:rFonts w:asciiTheme="majorEastAsia" w:eastAsiaTheme="majorEastAsia" w:hAnsiTheme="majorEastAsia" w:cstheme="majorEastAsia" w:hint="eastAsia"/>
          <w:szCs w:val="21"/>
        </w:rPr>
        <w:t>供以下</w:t>
      </w:r>
      <w:proofErr w:type="gramEnd"/>
      <w:r>
        <w:rPr>
          <w:rFonts w:asciiTheme="majorEastAsia" w:eastAsiaTheme="majorEastAsia" w:hAnsiTheme="majorEastAsia" w:cstheme="majorEastAsia" w:hint="eastAsia"/>
          <w:szCs w:val="21"/>
        </w:rPr>
        <w:t>支持：</w:t>
      </w:r>
    </w:p>
    <w:p w14:paraId="234BEBDC"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1）准确显示基于自车位置的</w:t>
      </w:r>
      <w:proofErr w:type="gramStart"/>
      <w:r>
        <w:rPr>
          <w:rFonts w:asciiTheme="majorEastAsia" w:eastAsiaTheme="majorEastAsia" w:hAnsiTheme="majorEastAsia" w:cstheme="majorEastAsia" w:hint="eastAsia"/>
          <w:szCs w:val="21"/>
        </w:rPr>
        <w:t>车道级</w:t>
      </w:r>
      <w:proofErr w:type="gramEnd"/>
      <w:r>
        <w:rPr>
          <w:rFonts w:asciiTheme="majorEastAsia" w:eastAsiaTheme="majorEastAsia" w:hAnsiTheme="majorEastAsia" w:cstheme="majorEastAsia" w:hint="eastAsia"/>
          <w:szCs w:val="21"/>
        </w:rPr>
        <w:t>地图模型及推荐线；</w:t>
      </w:r>
    </w:p>
    <w:p w14:paraId="32A42D77"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2）准确显示自车位置和姿态信息，且能显示自车到左右车道线的距离和heading信息；（增加自车尺寸的offset，将自车位置标注在后轴中心）；</w:t>
      </w:r>
    </w:p>
    <w:p w14:paraId="5F710033" w14:textId="77777777" w:rsidR="00E649D5" w:rsidRPr="00AD4AE4" w:rsidRDefault="001E4860">
      <w:pPr>
        <w:pStyle w:val="af1"/>
        <w:spacing w:afterLines="50" w:after="156" w:line="240" w:lineRule="auto"/>
        <w:ind w:firstLineChars="0"/>
        <w:rPr>
          <w:rFonts w:asciiTheme="majorEastAsia" w:eastAsiaTheme="majorEastAsia" w:hAnsiTheme="majorEastAsia" w:cstheme="majorEastAsia"/>
          <w:color w:val="FF0000"/>
          <w:szCs w:val="21"/>
          <w:rPrChange w:id="795" w:author="董利军" w:date="2024-02-27T10:39:00Z">
            <w:rPr>
              <w:rFonts w:asciiTheme="majorEastAsia" w:eastAsiaTheme="majorEastAsia" w:hAnsiTheme="majorEastAsia" w:cstheme="majorEastAsia"/>
              <w:szCs w:val="21"/>
            </w:rPr>
          </w:rPrChange>
        </w:rPr>
      </w:pPr>
      <w:r w:rsidRPr="00AD4AE4">
        <w:rPr>
          <w:rFonts w:asciiTheme="majorEastAsia" w:eastAsiaTheme="majorEastAsia" w:hAnsiTheme="majorEastAsia" w:cstheme="majorEastAsia"/>
          <w:color w:val="FF0000"/>
          <w:szCs w:val="21"/>
          <w:rPrChange w:id="796" w:author="董利军" w:date="2024-02-27T10:39:00Z">
            <w:rPr>
              <w:rFonts w:asciiTheme="majorEastAsia" w:eastAsiaTheme="majorEastAsia" w:hAnsiTheme="majorEastAsia" w:cstheme="majorEastAsia"/>
              <w:szCs w:val="21"/>
            </w:rPr>
          </w:rPrChange>
        </w:rPr>
        <w:t>3）有接口可以显示自车周围动态object信息；</w:t>
      </w:r>
    </w:p>
    <w:p w14:paraId="0D2199CB" w14:textId="77777777" w:rsidR="00E649D5" w:rsidRPr="00AD4AE4" w:rsidRDefault="001E4860">
      <w:pPr>
        <w:pStyle w:val="af1"/>
        <w:spacing w:afterLines="50" w:after="156" w:line="240" w:lineRule="auto"/>
        <w:ind w:firstLineChars="0"/>
        <w:rPr>
          <w:rFonts w:asciiTheme="majorEastAsia" w:eastAsiaTheme="majorEastAsia" w:hAnsiTheme="majorEastAsia" w:cstheme="majorEastAsia"/>
          <w:color w:val="FF0000"/>
          <w:szCs w:val="21"/>
          <w:rPrChange w:id="797" w:author="董利军" w:date="2024-02-27T10:39:00Z">
            <w:rPr>
              <w:rFonts w:asciiTheme="majorEastAsia" w:eastAsiaTheme="majorEastAsia" w:hAnsiTheme="majorEastAsia" w:cstheme="majorEastAsia"/>
              <w:szCs w:val="21"/>
            </w:rPr>
          </w:rPrChange>
        </w:rPr>
      </w:pPr>
      <w:r w:rsidRPr="00AD4AE4">
        <w:rPr>
          <w:rFonts w:asciiTheme="majorEastAsia" w:eastAsiaTheme="majorEastAsia" w:hAnsiTheme="majorEastAsia" w:cstheme="majorEastAsia"/>
          <w:color w:val="FF0000"/>
          <w:szCs w:val="21"/>
          <w:rPrChange w:id="798" w:author="董利军" w:date="2024-02-27T10:39:00Z">
            <w:rPr>
              <w:rFonts w:asciiTheme="majorEastAsia" w:eastAsiaTheme="majorEastAsia" w:hAnsiTheme="majorEastAsia" w:cstheme="majorEastAsia"/>
              <w:szCs w:val="21"/>
            </w:rPr>
          </w:rPrChange>
        </w:rPr>
        <w:t>4）基于绝对WGS-84坐标的版本能显示组合导航的定位和真值设备的结果；</w:t>
      </w:r>
    </w:p>
    <w:p w14:paraId="5D15BE7C"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5）可视化工具支持录制数据回放显示</w:t>
      </w:r>
      <w:ins w:id="799" w:author="赵杰" w:date="2024-01-19T09:19:00Z">
        <w:r>
          <w:rPr>
            <w:rFonts w:asciiTheme="majorEastAsia" w:eastAsiaTheme="majorEastAsia" w:hAnsiTheme="majorEastAsia" w:cstheme="majorEastAsia"/>
            <w:szCs w:val="21"/>
          </w:rPr>
          <w:t>，可单帧前进、后退</w:t>
        </w:r>
      </w:ins>
      <w:r>
        <w:rPr>
          <w:rFonts w:asciiTheme="majorEastAsia" w:eastAsiaTheme="majorEastAsia" w:hAnsiTheme="majorEastAsia" w:cstheme="majorEastAsia" w:hint="eastAsia"/>
          <w:szCs w:val="21"/>
        </w:rPr>
        <w:t>；</w:t>
      </w:r>
    </w:p>
    <w:p w14:paraId="26398EAA" w14:textId="77777777" w:rsidR="00E649D5" w:rsidRPr="00AD4AE4" w:rsidRDefault="001E4860">
      <w:pPr>
        <w:pStyle w:val="af1"/>
        <w:spacing w:afterLines="50" w:after="156" w:line="240" w:lineRule="auto"/>
        <w:ind w:firstLineChars="0"/>
        <w:rPr>
          <w:rFonts w:asciiTheme="majorEastAsia" w:eastAsiaTheme="majorEastAsia" w:hAnsiTheme="majorEastAsia" w:cstheme="majorEastAsia"/>
          <w:color w:val="FF0000"/>
          <w:szCs w:val="21"/>
          <w:rPrChange w:id="800" w:author="董利军" w:date="2024-02-27T10:39:00Z">
            <w:rPr>
              <w:rFonts w:asciiTheme="majorEastAsia" w:eastAsiaTheme="majorEastAsia" w:hAnsiTheme="majorEastAsia" w:cstheme="majorEastAsia"/>
              <w:szCs w:val="21"/>
            </w:rPr>
          </w:rPrChange>
        </w:rPr>
      </w:pPr>
      <w:r w:rsidRPr="00AD4AE4">
        <w:rPr>
          <w:rFonts w:asciiTheme="majorEastAsia" w:eastAsiaTheme="majorEastAsia" w:hAnsiTheme="majorEastAsia" w:cstheme="majorEastAsia"/>
          <w:color w:val="FF0000"/>
          <w:szCs w:val="21"/>
          <w:rPrChange w:id="801" w:author="董利军" w:date="2024-02-27T10:39:00Z">
            <w:rPr>
              <w:rFonts w:asciiTheme="majorEastAsia" w:eastAsiaTheme="majorEastAsia" w:hAnsiTheme="majorEastAsia" w:cstheme="majorEastAsia"/>
              <w:szCs w:val="21"/>
            </w:rPr>
          </w:rPrChange>
        </w:rPr>
        <w:t>6）可视化工具支持录制视频数据显示；</w:t>
      </w:r>
    </w:p>
    <w:p w14:paraId="0922CDA7"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7）支持故障类型显示，</w:t>
      </w:r>
      <w:r w:rsidRPr="00AD4AE4">
        <w:rPr>
          <w:rFonts w:asciiTheme="majorEastAsia" w:eastAsiaTheme="majorEastAsia" w:hAnsiTheme="majorEastAsia" w:cstheme="majorEastAsia" w:hint="eastAsia"/>
          <w:color w:val="FF0000"/>
          <w:szCs w:val="21"/>
          <w:rPrChange w:id="802" w:author="董利军" w:date="2024-02-27T10:40:00Z">
            <w:rPr>
              <w:rFonts w:asciiTheme="majorEastAsia" w:eastAsiaTheme="majorEastAsia" w:hAnsiTheme="majorEastAsia" w:cstheme="majorEastAsia" w:hint="eastAsia"/>
              <w:szCs w:val="21"/>
            </w:rPr>
          </w:rPrChange>
        </w:rPr>
        <w:t>包括高精进程运行故障，高精地图数据缺失，</w:t>
      </w:r>
      <w:r>
        <w:rPr>
          <w:rFonts w:asciiTheme="majorEastAsia" w:eastAsiaTheme="majorEastAsia" w:hAnsiTheme="majorEastAsia" w:cstheme="majorEastAsia" w:hint="eastAsia"/>
          <w:szCs w:val="21"/>
        </w:rPr>
        <w:t>定位状态异常，关联匹配表更新错误；</w:t>
      </w:r>
    </w:p>
    <w:p w14:paraId="1738347F" w14:textId="77777777" w:rsidR="00E649D5" w:rsidRPr="00AD4AE4" w:rsidRDefault="001E4860">
      <w:pPr>
        <w:pStyle w:val="af1"/>
        <w:spacing w:afterLines="50" w:after="156" w:line="240" w:lineRule="auto"/>
        <w:ind w:firstLineChars="0"/>
        <w:rPr>
          <w:ins w:id="803" w:author="赵杰" w:date="2024-01-19T09:18:00Z"/>
          <w:rFonts w:asciiTheme="majorEastAsia" w:eastAsiaTheme="majorEastAsia" w:hAnsiTheme="majorEastAsia" w:cstheme="majorEastAsia"/>
          <w:color w:val="FF0000"/>
          <w:szCs w:val="21"/>
          <w:rPrChange w:id="804" w:author="董利军" w:date="2024-02-27T10:40:00Z">
            <w:rPr>
              <w:ins w:id="805" w:author="赵杰" w:date="2024-01-19T09:18:00Z"/>
              <w:rFonts w:asciiTheme="majorEastAsia" w:eastAsiaTheme="majorEastAsia" w:hAnsiTheme="majorEastAsia" w:cstheme="majorEastAsia"/>
              <w:szCs w:val="21"/>
            </w:rPr>
          </w:rPrChange>
        </w:rPr>
      </w:pPr>
      <w:r w:rsidRPr="00AD4AE4">
        <w:rPr>
          <w:rFonts w:asciiTheme="majorEastAsia" w:eastAsiaTheme="majorEastAsia" w:hAnsiTheme="majorEastAsia" w:cstheme="majorEastAsia"/>
          <w:color w:val="FF0000"/>
          <w:szCs w:val="21"/>
          <w:rPrChange w:id="806" w:author="董利军" w:date="2024-02-27T10:40:00Z">
            <w:rPr>
              <w:rFonts w:asciiTheme="majorEastAsia" w:eastAsiaTheme="majorEastAsia" w:hAnsiTheme="majorEastAsia" w:cstheme="majorEastAsia"/>
              <w:szCs w:val="21"/>
            </w:rPr>
          </w:rPrChange>
        </w:rPr>
        <w:t>8）支持导入模拟轨迹进行仿真测试的模拟测试软件。</w:t>
      </w:r>
    </w:p>
    <w:p w14:paraId="6242A1C9" w14:textId="77777777" w:rsidR="00E649D5" w:rsidRPr="00AD4AE4" w:rsidRDefault="001E4860">
      <w:pPr>
        <w:pStyle w:val="af1"/>
        <w:spacing w:afterLines="50" w:after="156" w:line="240" w:lineRule="auto"/>
        <w:ind w:firstLineChars="0"/>
        <w:rPr>
          <w:ins w:id="807" w:author="Collin\Xiaofeng Liu\刘晓峰" w:date="2024-01-26T16:00:00Z"/>
          <w:rFonts w:asciiTheme="majorEastAsia" w:eastAsiaTheme="majorEastAsia" w:hAnsiTheme="majorEastAsia" w:cstheme="majorEastAsia"/>
          <w:color w:val="FF0000"/>
          <w:szCs w:val="21"/>
          <w:rPrChange w:id="808" w:author="董利军" w:date="2024-02-27T10:40:00Z">
            <w:rPr>
              <w:ins w:id="809" w:author="Collin\Xiaofeng Liu\刘晓峰" w:date="2024-01-26T16:00:00Z"/>
              <w:rFonts w:asciiTheme="majorEastAsia" w:eastAsiaTheme="majorEastAsia" w:hAnsiTheme="majorEastAsia" w:cstheme="majorEastAsia"/>
              <w:szCs w:val="21"/>
            </w:rPr>
          </w:rPrChange>
        </w:rPr>
      </w:pPr>
      <w:ins w:id="810" w:author="赵杰" w:date="2024-01-19T09:18:00Z">
        <w:r w:rsidRPr="00AD4AE4">
          <w:rPr>
            <w:rFonts w:asciiTheme="majorEastAsia" w:eastAsiaTheme="majorEastAsia" w:hAnsiTheme="majorEastAsia" w:cstheme="majorEastAsia"/>
            <w:color w:val="FF0000"/>
            <w:szCs w:val="21"/>
            <w:rPrChange w:id="811" w:author="董利军" w:date="2024-02-27T10:40:00Z">
              <w:rPr>
                <w:rFonts w:asciiTheme="majorEastAsia" w:eastAsiaTheme="majorEastAsia" w:hAnsiTheme="majorEastAsia" w:cstheme="majorEastAsia"/>
                <w:szCs w:val="21"/>
              </w:rPr>
            </w:rPrChange>
          </w:rPr>
          <w:t>9) 地图数据</w:t>
        </w:r>
      </w:ins>
      <w:ins w:id="812" w:author="赵杰" w:date="2024-01-19T09:19:00Z">
        <w:r w:rsidRPr="00AD4AE4">
          <w:rPr>
            <w:rFonts w:asciiTheme="majorEastAsia" w:eastAsiaTheme="majorEastAsia" w:hAnsiTheme="majorEastAsia" w:cstheme="majorEastAsia"/>
            <w:color w:val="FF0000"/>
            <w:szCs w:val="21"/>
            <w:rPrChange w:id="813" w:author="董利军" w:date="2024-02-27T10:40:00Z">
              <w:rPr>
                <w:rFonts w:asciiTheme="majorEastAsia" w:eastAsiaTheme="majorEastAsia" w:hAnsiTheme="majorEastAsia" w:cstheme="majorEastAsia"/>
                <w:szCs w:val="21"/>
              </w:rPr>
            </w:rPrChange>
          </w:rPr>
          <w:t>元数据在可视化工具上</w:t>
        </w:r>
      </w:ins>
      <w:ins w:id="814" w:author="赵杰" w:date="2024-01-19T09:20:00Z">
        <w:r w:rsidRPr="00AD4AE4">
          <w:rPr>
            <w:rFonts w:asciiTheme="majorEastAsia" w:eastAsiaTheme="majorEastAsia" w:hAnsiTheme="majorEastAsia" w:cstheme="majorEastAsia"/>
            <w:color w:val="FF0000"/>
            <w:szCs w:val="21"/>
            <w:rPrChange w:id="815" w:author="董利军" w:date="2024-02-27T10:40:00Z">
              <w:rPr>
                <w:rFonts w:asciiTheme="majorEastAsia" w:eastAsiaTheme="majorEastAsia" w:hAnsiTheme="majorEastAsia" w:cstheme="majorEastAsia"/>
                <w:szCs w:val="21"/>
              </w:rPr>
            </w:rPrChange>
          </w:rPr>
          <w:t>选择，地图要素可根据选择的元数据</w:t>
        </w:r>
      </w:ins>
      <w:ins w:id="816" w:author="赵杰" w:date="2024-01-19T09:21:00Z">
        <w:r w:rsidRPr="00AD4AE4">
          <w:rPr>
            <w:rFonts w:asciiTheme="majorEastAsia" w:eastAsiaTheme="majorEastAsia" w:hAnsiTheme="majorEastAsia" w:cstheme="majorEastAsia"/>
            <w:color w:val="FF0000"/>
            <w:szCs w:val="21"/>
            <w:rPrChange w:id="817" w:author="董利军" w:date="2024-02-27T10:40:00Z">
              <w:rPr>
                <w:rFonts w:asciiTheme="majorEastAsia" w:eastAsiaTheme="majorEastAsia" w:hAnsiTheme="majorEastAsia" w:cstheme="majorEastAsia"/>
                <w:szCs w:val="21"/>
              </w:rPr>
            </w:rPrChange>
          </w:rPr>
          <w:t>进行显示。</w:t>
        </w:r>
      </w:ins>
    </w:p>
    <w:p w14:paraId="314577F5" w14:textId="77777777" w:rsidR="00EB7A98" w:rsidRPr="00EB7A98" w:rsidRDefault="00EB7A98">
      <w:pPr>
        <w:pStyle w:val="af1"/>
        <w:spacing w:afterLines="50" w:after="156" w:line="240" w:lineRule="auto"/>
        <w:ind w:firstLineChars="0"/>
        <w:rPr>
          <w:rFonts w:asciiTheme="majorEastAsia" w:eastAsiaTheme="majorEastAsia" w:hAnsiTheme="majorEastAsia" w:cstheme="majorEastAsia"/>
          <w:szCs w:val="21"/>
        </w:rPr>
      </w:pPr>
      <w:ins w:id="818" w:author="Collin\Xiaofeng Liu\刘晓峰" w:date="2024-01-26T16:00:00Z">
        <w:r>
          <w:rPr>
            <w:rFonts w:asciiTheme="majorEastAsia" w:eastAsiaTheme="majorEastAsia" w:hAnsiTheme="majorEastAsia" w:cstheme="majorEastAsia"/>
            <w:szCs w:val="21"/>
          </w:rPr>
          <w:t>10</w:t>
        </w:r>
        <w:r>
          <w:rPr>
            <w:rFonts w:asciiTheme="majorEastAsia" w:eastAsiaTheme="majorEastAsia" w:hAnsiTheme="majorEastAsia" w:cstheme="majorEastAsia" w:hint="eastAsia"/>
            <w:szCs w:val="21"/>
          </w:rPr>
          <w:t>)</w:t>
        </w:r>
        <w:r>
          <w:rPr>
            <w:rFonts w:asciiTheme="majorEastAsia" w:eastAsiaTheme="majorEastAsia" w:hAnsiTheme="majorEastAsia" w:cstheme="majorEastAsia"/>
            <w:szCs w:val="21"/>
          </w:rPr>
          <w:t xml:space="preserve"> </w:t>
        </w:r>
        <w:proofErr w:type="spellStart"/>
        <w:r>
          <w:rPr>
            <w:rFonts w:asciiTheme="majorEastAsia" w:eastAsiaTheme="majorEastAsia" w:hAnsiTheme="majorEastAsia" w:cstheme="majorEastAsia"/>
            <w:szCs w:val="21"/>
          </w:rPr>
          <w:t>pacp</w:t>
        </w:r>
        <w:proofErr w:type="spellEnd"/>
        <w:r>
          <w:rPr>
            <w:rFonts w:asciiTheme="majorEastAsia" w:eastAsiaTheme="majorEastAsia" w:hAnsiTheme="majorEastAsia" w:cstheme="majorEastAsia" w:hint="eastAsia"/>
            <w:szCs w:val="21"/>
          </w:rPr>
          <w:t>包解析</w:t>
        </w:r>
      </w:ins>
      <w:ins w:id="819" w:author="Collin\Xiaofeng Liu\刘晓峰" w:date="2024-01-26T16:01:00Z">
        <w:r>
          <w:rPr>
            <w:rFonts w:asciiTheme="majorEastAsia" w:eastAsiaTheme="majorEastAsia" w:hAnsiTheme="majorEastAsia" w:cstheme="majorEastAsia" w:hint="eastAsia"/>
            <w:szCs w:val="21"/>
          </w:rPr>
          <w:t>工具，可以快速在</w:t>
        </w:r>
        <w:proofErr w:type="spellStart"/>
        <w:r>
          <w:rPr>
            <w:rFonts w:asciiTheme="majorEastAsia" w:eastAsiaTheme="majorEastAsia" w:hAnsiTheme="majorEastAsia" w:cstheme="majorEastAsia" w:hint="eastAsia"/>
            <w:szCs w:val="21"/>
          </w:rPr>
          <w:t>wireshark</w:t>
        </w:r>
        <w:proofErr w:type="spellEnd"/>
        <w:r>
          <w:rPr>
            <w:rFonts w:asciiTheme="majorEastAsia" w:eastAsiaTheme="majorEastAsia" w:hAnsiTheme="majorEastAsia" w:cstheme="majorEastAsia" w:hint="eastAsia"/>
            <w:szCs w:val="21"/>
          </w:rPr>
          <w:t>中查看地图发送的数据，快速定位地图</w:t>
        </w:r>
      </w:ins>
      <w:ins w:id="820" w:author="Collin\Xiaofeng Liu\刘晓峰" w:date="2024-01-26T16:02:00Z">
        <w:r>
          <w:rPr>
            <w:rFonts w:asciiTheme="majorEastAsia" w:eastAsiaTheme="majorEastAsia" w:hAnsiTheme="majorEastAsia" w:cstheme="majorEastAsia" w:hint="eastAsia"/>
            <w:szCs w:val="21"/>
          </w:rPr>
          <w:t>相关问题。</w:t>
        </w:r>
      </w:ins>
    </w:p>
    <w:p w14:paraId="5117C6F9" w14:textId="77777777" w:rsidR="00E649D5" w:rsidRDefault="001E4860">
      <w:pPr>
        <w:pStyle w:val="af1"/>
        <w:numPr>
          <w:ilvl w:val="2"/>
          <w:numId w:val="6"/>
        </w:numPr>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功能作用域：</w:t>
      </w:r>
    </w:p>
    <w:p w14:paraId="1839178D" w14:textId="77777777" w:rsidR="00E649D5" w:rsidRDefault="001E4860">
      <w:pPr>
        <w:spacing w:afterLines="50" w:after="156" w:line="240" w:lineRule="auto"/>
        <w:ind w:firstLine="420"/>
        <w:rPr>
          <w:rStyle w:val="af0"/>
          <w:rFonts w:asciiTheme="majorEastAsia" w:eastAsiaTheme="majorEastAsia" w:hAnsiTheme="majorEastAsia" w:cstheme="majorEastAsia"/>
          <w:kern w:val="0"/>
        </w:rPr>
      </w:pPr>
      <w:bookmarkStart w:id="821" w:name="_Toc93580136"/>
      <w:r>
        <w:rPr>
          <w:rFonts w:asciiTheme="majorEastAsia" w:eastAsiaTheme="majorEastAsia" w:hAnsiTheme="majorEastAsia" w:cstheme="majorEastAsia" w:hint="eastAsia"/>
          <w:szCs w:val="21"/>
        </w:rPr>
        <w:t>软件需要支持中国大陆高速公路和城市快速路下所有工况。</w:t>
      </w:r>
    </w:p>
    <w:bookmarkEnd w:id="821"/>
    <w:p w14:paraId="61492E93" w14:textId="77777777" w:rsidR="00E649D5" w:rsidRDefault="001E4860">
      <w:pPr>
        <w:pStyle w:val="af1"/>
        <w:numPr>
          <w:ilvl w:val="2"/>
          <w:numId w:val="6"/>
        </w:numPr>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软件架构</w:t>
      </w:r>
    </w:p>
    <w:p w14:paraId="4F8C99A3" w14:textId="77777777" w:rsidR="00E649D5" w:rsidRDefault="001E4860">
      <w:pPr>
        <w:pStyle w:val="af1"/>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供应商融合定位软件输入输出接口信号及通信方式参考双方达成一致交互协议适配，整体软件架构图如下：</w:t>
      </w:r>
    </w:p>
    <w:p w14:paraId="5FEEF30E" w14:textId="77777777" w:rsidR="00E649D5" w:rsidRDefault="001E4860">
      <w:pPr>
        <w:spacing w:afterLines="50" w:after="156" w:line="240" w:lineRule="auto"/>
        <w:ind w:firstLine="420"/>
        <w:jc w:val="left"/>
        <w:rPr>
          <w:rFonts w:ascii="微软雅黑" w:eastAsia="微软雅黑" w:hAnsi="微软雅黑"/>
          <w:szCs w:val="21"/>
        </w:rPr>
      </w:pPr>
      <w:r>
        <w:rPr>
          <w:noProof/>
        </w:rPr>
        <w:lastRenderedPageBreak/>
        <w:drawing>
          <wp:inline distT="0" distB="0" distL="114300" distR="114300" wp14:anchorId="1D4C3991" wp14:editId="10494253">
            <wp:extent cx="5805805" cy="3094355"/>
            <wp:effectExtent l="0" t="0" r="10795" b="444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rcRect t="1891"/>
                    <a:stretch>
                      <a:fillRect/>
                    </a:stretch>
                  </pic:blipFill>
                  <pic:spPr>
                    <a:xfrm>
                      <a:off x="0" y="0"/>
                      <a:ext cx="5805805" cy="3094355"/>
                    </a:xfrm>
                    <a:prstGeom prst="rect">
                      <a:avLst/>
                    </a:prstGeom>
                    <a:noFill/>
                    <a:ln>
                      <a:noFill/>
                    </a:ln>
                  </pic:spPr>
                </pic:pic>
              </a:graphicData>
            </a:graphic>
          </wp:inline>
        </w:drawing>
      </w:r>
    </w:p>
    <w:p w14:paraId="6CEF4F0D" w14:textId="77777777" w:rsidR="00E649D5" w:rsidRDefault="001E4860">
      <w:pPr>
        <w:pStyle w:val="af1"/>
        <w:numPr>
          <w:ilvl w:val="2"/>
          <w:numId w:val="6"/>
        </w:numPr>
        <w:spacing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项目计划</w:t>
      </w:r>
    </w:p>
    <w:p w14:paraId="33B8A64D" w14:textId="525EB914" w:rsidR="00E649D5" w:rsidRDefault="001E4860">
      <w:pPr>
        <w:spacing w:afterLines="50" w:after="156" w:line="240" w:lineRule="auto"/>
        <w:ind w:firstLine="420"/>
        <w:rPr>
          <w:ins w:id="822" w:author="LiShijie/李世杰" w:date="2024-01-24T15:46:00Z"/>
          <w:szCs w:val="21"/>
        </w:rPr>
      </w:pPr>
      <w:r>
        <w:rPr>
          <w:rFonts w:hint="eastAsia"/>
          <w:szCs w:val="21"/>
        </w:rPr>
        <w:t>为确保项目顺利进行，吉</w:t>
      </w:r>
      <w:proofErr w:type="gramStart"/>
      <w:r>
        <w:rPr>
          <w:rFonts w:hint="eastAsia"/>
          <w:szCs w:val="21"/>
        </w:rPr>
        <w:t>咖</w:t>
      </w:r>
      <w:proofErr w:type="gramEnd"/>
      <w:r>
        <w:rPr>
          <w:rFonts w:hint="eastAsia"/>
          <w:szCs w:val="21"/>
        </w:rPr>
        <w:t>单方面设置如下项目里程碑，最终项目计划会</w:t>
      </w:r>
      <w:proofErr w:type="gramStart"/>
      <w:ins w:id="823" w:author="alix\Jie Zhao\赵杰" w:date="2024-02-29T10:08:00Z">
        <w:r w:rsidR="00420503" w:rsidRPr="00420503">
          <w:rPr>
            <w:rFonts w:hint="eastAsia"/>
            <w:color w:val="000000" w:themeColor="text1"/>
            <w:szCs w:val="21"/>
            <w:rPrChange w:id="824" w:author="alix\Jie Zhao\赵杰" w:date="2024-02-29T10:08:00Z">
              <w:rPr>
                <w:rFonts w:hint="eastAsia"/>
                <w:color w:val="FF0000"/>
                <w:szCs w:val="21"/>
              </w:rPr>
            </w:rPrChange>
          </w:rPr>
          <w:t>根</w:t>
        </w:r>
        <w:bookmarkStart w:id="825" w:name="_GoBack"/>
        <w:bookmarkEnd w:id="825"/>
        <w:r w:rsidR="00420503" w:rsidRPr="00420503">
          <w:rPr>
            <w:rFonts w:hint="eastAsia"/>
            <w:color w:val="000000" w:themeColor="text1"/>
            <w:szCs w:val="21"/>
            <w:rPrChange w:id="826" w:author="alix\Jie Zhao\赵杰" w:date="2024-02-29T10:08:00Z">
              <w:rPr>
                <w:rFonts w:hint="eastAsia"/>
                <w:color w:val="FF0000"/>
                <w:szCs w:val="21"/>
              </w:rPr>
            </w:rPrChange>
          </w:rPr>
          <w:t>据朗歌</w:t>
        </w:r>
      </w:ins>
      <w:proofErr w:type="gramEnd"/>
      <w:del w:id="827" w:author="alix\Jie Zhao\赵杰" w:date="2024-02-29T10:08:00Z">
        <w:r w:rsidDel="00420503">
          <w:rPr>
            <w:rFonts w:hint="eastAsia"/>
            <w:szCs w:val="21"/>
          </w:rPr>
          <w:delText>根</w:delText>
        </w:r>
        <w:r w:rsidRPr="0092409A" w:rsidDel="00420503">
          <w:rPr>
            <w:rFonts w:hint="eastAsia"/>
            <w:color w:val="FF0000"/>
            <w:szCs w:val="21"/>
            <w:rPrChange w:id="828" w:author="谢雪晴(谢些些)" w:date="2024-02-27T17:22:00Z">
              <w:rPr>
                <w:rFonts w:hint="eastAsia"/>
                <w:szCs w:val="21"/>
              </w:rPr>
            </w:rPrChange>
          </w:rPr>
          <w:delText>据</w:delText>
        </w:r>
        <w:commentRangeStart w:id="829"/>
        <w:r w:rsidRPr="0092409A" w:rsidDel="00420503">
          <w:rPr>
            <w:rFonts w:hint="eastAsia"/>
            <w:color w:val="FF0000"/>
            <w:szCs w:val="21"/>
            <w:rPrChange w:id="830" w:author="谢雪晴(谢些些)" w:date="2024-02-27T17:22:00Z">
              <w:rPr>
                <w:rFonts w:hint="eastAsia"/>
                <w:szCs w:val="21"/>
              </w:rPr>
            </w:rPrChange>
          </w:rPr>
          <w:delText>百度</w:delText>
        </w:r>
        <w:commentRangeEnd w:id="829"/>
        <w:r w:rsidR="00765F75" w:rsidRPr="0092409A" w:rsidDel="00420503">
          <w:rPr>
            <w:rStyle w:val="af0"/>
            <w:rFonts w:eastAsiaTheme="minorEastAsia"/>
            <w:color w:val="FF0000"/>
            <w:kern w:val="0"/>
            <w:lang w:eastAsia="en-US"/>
            <w:rPrChange w:id="831" w:author="谢雪晴(谢些些)" w:date="2024-02-27T17:22:00Z">
              <w:rPr>
                <w:rStyle w:val="af0"/>
                <w:rFonts w:eastAsiaTheme="minorEastAsia"/>
                <w:kern w:val="0"/>
                <w:lang w:eastAsia="en-US"/>
              </w:rPr>
            </w:rPrChange>
          </w:rPr>
          <w:commentReference w:id="829"/>
        </w:r>
        <w:r w:rsidDel="00420503">
          <w:rPr>
            <w:rFonts w:hint="eastAsia"/>
            <w:szCs w:val="21"/>
          </w:rPr>
          <w:delText>实</w:delText>
        </w:r>
      </w:del>
      <w:r>
        <w:rPr>
          <w:rFonts w:hint="eastAsia"/>
          <w:szCs w:val="21"/>
        </w:rPr>
        <w:t>际情况，双方确认一致后再行调整：</w:t>
      </w:r>
    </w:p>
    <w:p w14:paraId="4DD0A61F" w14:textId="77777777" w:rsidR="00F470F3" w:rsidDel="00F470F3" w:rsidRDefault="00F470F3" w:rsidP="00384D90">
      <w:pPr>
        <w:spacing w:afterLines="50" w:after="156" w:line="240" w:lineRule="auto"/>
        <w:rPr>
          <w:del w:id="832" w:author="LiShijie/李世杰" w:date="2024-01-24T15:46:00Z"/>
          <w:rFonts w:ascii="微软雅黑" w:hAnsi="微软雅黑"/>
          <w:szCs w:val="21"/>
        </w:rPr>
      </w:pPr>
      <w:ins w:id="833" w:author="LiShijie/李世杰" w:date="2024-01-24T15:46:00Z">
        <w:r>
          <w:rPr>
            <w:noProof/>
          </w:rPr>
          <w:drawing>
            <wp:inline distT="0" distB="0" distL="0" distR="0" wp14:anchorId="65822B0A" wp14:editId="4DBA0403">
              <wp:extent cx="6188710" cy="39941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99415"/>
                      </a:xfrm>
                      <a:prstGeom prst="rect">
                        <a:avLst/>
                      </a:prstGeom>
                      <a:noFill/>
                      <a:ln>
                        <a:noFill/>
                      </a:ln>
                    </pic:spPr>
                  </pic:pic>
                </a:graphicData>
              </a:graphic>
            </wp:inline>
          </w:drawing>
        </w:r>
      </w:ins>
    </w:p>
    <w:p w14:paraId="5881DE68" w14:textId="77777777" w:rsidR="00E649D5" w:rsidRDefault="001E4860" w:rsidP="00384D90">
      <w:pPr>
        <w:spacing w:afterLines="50" w:after="156" w:line="240" w:lineRule="auto"/>
        <w:rPr>
          <w:rFonts w:ascii="微软雅黑" w:eastAsia="微软雅黑" w:hAnsi="微软雅黑"/>
          <w:szCs w:val="21"/>
        </w:rPr>
      </w:pPr>
      <w:del w:id="834" w:author="LiShijie/李世杰" w:date="2024-01-24T15:46:00Z">
        <w:r w:rsidDel="00F470F3">
          <w:rPr>
            <w:noProof/>
          </w:rPr>
          <w:drawing>
            <wp:inline distT="0" distB="0" distL="114300" distR="114300" wp14:anchorId="7438B7B6" wp14:editId="3EECAC0A">
              <wp:extent cx="6184900" cy="11785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6184900" cy="1178560"/>
                      </a:xfrm>
                      <a:prstGeom prst="rect">
                        <a:avLst/>
                      </a:prstGeom>
                      <a:noFill/>
                      <a:ln>
                        <a:noFill/>
                      </a:ln>
                    </pic:spPr>
                  </pic:pic>
                </a:graphicData>
              </a:graphic>
            </wp:inline>
          </w:drawing>
        </w:r>
      </w:del>
    </w:p>
    <w:p w14:paraId="093E323F" w14:textId="77777777" w:rsidR="00F470F3" w:rsidRDefault="00F470F3">
      <w:pPr>
        <w:spacing w:afterLines="50" w:after="156" w:line="240" w:lineRule="auto"/>
        <w:ind w:firstLine="420"/>
        <w:rPr>
          <w:ins w:id="835" w:author="LiShijie/李世杰" w:date="2024-01-24T15:47:00Z"/>
          <w:szCs w:val="21"/>
        </w:rPr>
      </w:pPr>
    </w:p>
    <w:p w14:paraId="321A5508" w14:textId="77777777" w:rsidR="00E649D5" w:rsidRDefault="001E4860">
      <w:pPr>
        <w:spacing w:afterLines="50" w:after="156" w:line="240" w:lineRule="auto"/>
        <w:ind w:firstLine="420"/>
        <w:rPr>
          <w:szCs w:val="21"/>
        </w:rPr>
      </w:pPr>
      <w:r>
        <w:rPr>
          <w:rFonts w:hint="eastAsia"/>
          <w:szCs w:val="21"/>
        </w:rPr>
        <w:t>项目开发职责如下：</w:t>
      </w:r>
    </w:p>
    <w:tbl>
      <w:tblPr>
        <w:tblStyle w:val="af"/>
        <w:tblW w:w="5000" w:type="pct"/>
        <w:tblLook w:val="04A0" w:firstRow="1" w:lastRow="0" w:firstColumn="1" w:lastColumn="0" w:noHBand="0" w:noVBand="1"/>
      </w:tblPr>
      <w:tblGrid>
        <w:gridCol w:w="1130"/>
        <w:gridCol w:w="3119"/>
        <w:gridCol w:w="991"/>
        <w:gridCol w:w="991"/>
        <w:gridCol w:w="2553"/>
        <w:gridCol w:w="952"/>
      </w:tblGrid>
      <w:tr w:rsidR="00E61603" w14:paraId="403A6C31" w14:textId="77777777" w:rsidTr="00E61603">
        <w:tc>
          <w:tcPr>
            <w:tcW w:w="580" w:type="pct"/>
            <w:vAlign w:val="center"/>
          </w:tcPr>
          <w:p w14:paraId="373CEBF3" w14:textId="77777777" w:rsidR="00BF1268" w:rsidRPr="00384D90" w:rsidRDefault="00BF1268" w:rsidP="00384D90">
            <w:pPr>
              <w:spacing w:line="240" w:lineRule="auto"/>
              <w:jc w:val="center"/>
              <w:rPr>
                <w:b/>
                <w:sz w:val="18"/>
                <w:szCs w:val="18"/>
              </w:rPr>
            </w:pPr>
            <w:r w:rsidRPr="00384D90">
              <w:rPr>
                <w:rFonts w:hint="eastAsia"/>
                <w:b/>
                <w:sz w:val="18"/>
                <w:szCs w:val="18"/>
              </w:rPr>
              <w:t>序号</w:t>
            </w:r>
          </w:p>
        </w:tc>
        <w:tc>
          <w:tcPr>
            <w:tcW w:w="1602" w:type="pct"/>
            <w:vAlign w:val="center"/>
          </w:tcPr>
          <w:p w14:paraId="37348D2A" w14:textId="77777777" w:rsidR="00BF1268" w:rsidRPr="00384D90" w:rsidRDefault="00BF1268" w:rsidP="00384D90">
            <w:pPr>
              <w:spacing w:line="240" w:lineRule="auto"/>
              <w:jc w:val="center"/>
              <w:rPr>
                <w:b/>
                <w:sz w:val="18"/>
                <w:szCs w:val="18"/>
              </w:rPr>
            </w:pPr>
            <w:r w:rsidRPr="00384D90">
              <w:rPr>
                <w:rFonts w:hint="eastAsia"/>
                <w:b/>
                <w:sz w:val="18"/>
                <w:szCs w:val="18"/>
              </w:rPr>
              <w:t>工作任务</w:t>
            </w:r>
          </w:p>
        </w:tc>
        <w:tc>
          <w:tcPr>
            <w:tcW w:w="509" w:type="pct"/>
            <w:vAlign w:val="center"/>
          </w:tcPr>
          <w:p w14:paraId="76184D76" w14:textId="77777777" w:rsidR="00BF1268" w:rsidRPr="00384D90" w:rsidRDefault="00BF1268" w:rsidP="00384D90">
            <w:pPr>
              <w:spacing w:line="240" w:lineRule="auto"/>
              <w:jc w:val="center"/>
              <w:rPr>
                <w:b/>
                <w:sz w:val="18"/>
                <w:szCs w:val="18"/>
              </w:rPr>
            </w:pPr>
            <w:r w:rsidRPr="00384D90">
              <w:rPr>
                <w:rFonts w:hint="eastAsia"/>
                <w:b/>
                <w:sz w:val="18"/>
                <w:szCs w:val="18"/>
              </w:rPr>
              <w:t>吉</w:t>
            </w:r>
            <w:proofErr w:type="gramStart"/>
            <w:r w:rsidRPr="00384D90">
              <w:rPr>
                <w:rFonts w:hint="eastAsia"/>
                <w:b/>
                <w:sz w:val="18"/>
                <w:szCs w:val="18"/>
              </w:rPr>
              <w:t>咖</w:t>
            </w:r>
            <w:proofErr w:type="gramEnd"/>
          </w:p>
        </w:tc>
        <w:tc>
          <w:tcPr>
            <w:tcW w:w="509" w:type="pct"/>
            <w:vAlign w:val="center"/>
          </w:tcPr>
          <w:p w14:paraId="1D609377" w14:textId="77777777" w:rsidR="00BF1268" w:rsidRPr="00384D90" w:rsidRDefault="00BF1268" w:rsidP="00384D90">
            <w:pPr>
              <w:spacing w:line="240" w:lineRule="auto"/>
              <w:jc w:val="center"/>
              <w:rPr>
                <w:b/>
                <w:sz w:val="18"/>
                <w:szCs w:val="18"/>
              </w:rPr>
            </w:pPr>
            <w:r w:rsidRPr="00384D90">
              <w:rPr>
                <w:rFonts w:hint="eastAsia"/>
                <w:b/>
                <w:sz w:val="18"/>
                <w:szCs w:val="18"/>
              </w:rPr>
              <w:t>供应商</w:t>
            </w:r>
          </w:p>
        </w:tc>
        <w:tc>
          <w:tcPr>
            <w:tcW w:w="1311" w:type="pct"/>
            <w:vAlign w:val="center"/>
          </w:tcPr>
          <w:p w14:paraId="1D060FC7" w14:textId="77777777" w:rsidR="00BF1268" w:rsidRPr="00384D90" w:rsidRDefault="00BF1268" w:rsidP="00384D90">
            <w:pPr>
              <w:spacing w:line="240" w:lineRule="auto"/>
              <w:jc w:val="center"/>
              <w:rPr>
                <w:b/>
                <w:sz w:val="18"/>
                <w:szCs w:val="18"/>
              </w:rPr>
            </w:pPr>
            <w:r w:rsidRPr="00384D90">
              <w:rPr>
                <w:rFonts w:hint="eastAsia"/>
                <w:b/>
                <w:sz w:val="18"/>
                <w:szCs w:val="18"/>
              </w:rPr>
              <w:t>交付物</w:t>
            </w:r>
          </w:p>
        </w:tc>
        <w:tc>
          <w:tcPr>
            <w:tcW w:w="489" w:type="pct"/>
            <w:vAlign w:val="center"/>
          </w:tcPr>
          <w:p w14:paraId="0C980D14" w14:textId="77777777" w:rsidR="00BF1268" w:rsidRPr="00384D90" w:rsidRDefault="00BF1268" w:rsidP="00384D90">
            <w:pPr>
              <w:spacing w:line="240" w:lineRule="auto"/>
              <w:jc w:val="center"/>
              <w:rPr>
                <w:b/>
                <w:sz w:val="18"/>
                <w:szCs w:val="18"/>
              </w:rPr>
            </w:pPr>
            <w:r w:rsidRPr="00384D90">
              <w:rPr>
                <w:rFonts w:hint="eastAsia"/>
                <w:b/>
                <w:sz w:val="18"/>
                <w:szCs w:val="18"/>
              </w:rPr>
              <w:t>备注</w:t>
            </w:r>
          </w:p>
        </w:tc>
      </w:tr>
      <w:tr w:rsidR="00E61603" w14:paraId="3558B388" w14:textId="77777777" w:rsidTr="00E61603">
        <w:tc>
          <w:tcPr>
            <w:tcW w:w="580" w:type="pct"/>
            <w:vAlign w:val="center"/>
          </w:tcPr>
          <w:p w14:paraId="1C5568EC"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1</w:t>
            </w:r>
          </w:p>
        </w:tc>
        <w:tc>
          <w:tcPr>
            <w:tcW w:w="1602" w:type="pct"/>
            <w:vAlign w:val="center"/>
          </w:tcPr>
          <w:p w14:paraId="13A6E667"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产品功能需求</w:t>
            </w:r>
          </w:p>
        </w:tc>
        <w:tc>
          <w:tcPr>
            <w:tcW w:w="509" w:type="pct"/>
            <w:vAlign w:val="center"/>
          </w:tcPr>
          <w:p w14:paraId="04E1A788"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509" w:type="pct"/>
            <w:vAlign w:val="center"/>
          </w:tcPr>
          <w:p w14:paraId="5FE4C307"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1311" w:type="pct"/>
            <w:vAlign w:val="center"/>
          </w:tcPr>
          <w:p w14:paraId="661ACD57"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融合定位需求文档</w:t>
            </w:r>
          </w:p>
        </w:tc>
        <w:tc>
          <w:tcPr>
            <w:tcW w:w="489" w:type="pct"/>
            <w:vAlign w:val="center"/>
          </w:tcPr>
          <w:p w14:paraId="2D446EBA"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3E361ECA" w14:textId="77777777" w:rsidTr="00E61603">
        <w:tc>
          <w:tcPr>
            <w:tcW w:w="580" w:type="pct"/>
            <w:vAlign w:val="center"/>
          </w:tcPr>
          <w:p w14:paraId="26EC39B5"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2</w:t>
            </w:r>
          </w:p>
        </w:tc>
        <w:tc>
          <w:tcPr>
            <w:tcW w:w="1602" w:type="pct"/>
            <w:vAlign w:val="center"/>
          </w:tcPr>
          <w:p w14:paraId="4F6E8B4D"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偏转插件申请</w:t>
            </w:r>
          </w:p>
        </w:tc>
        <w:tc>
          <w:tcPr>
            <w:tcW w:w="509" w:type="pct"/>
            <w:vAlign w:val="center"/>
          </w:tcPr>
          <w:p w14:paraId="5EE2EBCD"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509" w:type="pct"/>
            <w:vAlign w:val="center"/>
          </w:tcPr>
          <w:p w14:paraId="427D07B7"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1311" w:type="pct"/>
            <w:vAlign w:val="center"/>
          </w:tcPr>
          <w:p w14:paraId="519DD511"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偏转插件合</w:t>
            </w:r>
            <w:proofErr w:type="gramStart"/>
            <w:r w:rsidRPr="00384D90">
              <w:rPr>
                <w:rFonts w:eastAsiaTheme="majorEastAsia" w:cstheme="minorHAnsi" w:hint="eastAsia"/>
                <w:sz w:val="18"/>
                <w:szCs w:val="18"/>
              </w:rPr>
              <w:t>规</w:t>
            </w:r>
            <w:proofErr w:type="gramEnd"/>
            <w:r w:rsidRPr="00384D90">
              <w:rPr>
                <w:rFonts w:eastAsiaTheme="majorEastAsia" w:cstheme="minorHAnsi" w:hint="eastAsia"/>
                <w:sz w:val="18"/>
                <w:szCs w:val="18"/>
              </w:rPr>
              <w:t>发布</w:t>
            </w:r>
          </w:p>
        </w:tc>
        <w:tc>
          <w:tcPr>
            <w:tcW w:w="489" w:type="pct"/>
            <w:vAlign w:val="center"/>
          </w:tcPr>
          <w:p w14:paraId="2F03C1FF"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7B6FE939" w14:textId="77777777" w:rsidTr="00E61603">
        <w:tc>
          <w:tcPr>
            <w:tcW w:w="580" w:type="pct"/>
            <w:vAlign w:val="center"/>
          </w:tcPr>
          <w:p w14:paraId="3D480C57"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3</w:t>
            </w:r>
          </w:p>
        </w:tc>
        <w:tc>
          <w:tcPr>
            <w:tcW w:w="1602" w:type="pct"/>
            <w:vAlign w:val="center"/>
          </w:tcPr>
          <w:p w14:paraId="100E4119" w14:textId="77777777" w:rsidR="00BF1268" w:rsidRPr="00384D90" w:rsidRDefault="00E224E4"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EHP</w:t>
            </w:r>
            <w:r w:rsidRPr="00384D90">
              <w:rPr>
                <w:rFonts w:eastAsiaTheme="majorEastAsia" w:cstheme="minorHAnsi" w:hint="eastAsia"/>
                <w:sz w:val="18"/>
                <w:szCs w:val="18"/>
              </w:rPr>
              <w:t>信号列表</w:t>
            </w:r>
          </w:p>
        </w:tc>
        <w:tc>
          <w:tcPr>
            <w:tcW w:w="509" w:type="pct"/>
            <w:vAlign w:val="center"/>
          </w:tcPr>
          <w:p w14:paraId="0DE4073E" w14:textId="77777777" w:rsidR="00BF1268" w:rsidRPr="00384D90" w:rsidRDefault="00E224E4"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509" w:type="pct"/>
            <w:vAlign w:val="center"/>
          </w:tcPr>
          <w:p w14:paraId="7FF6A0F9" w14:textId="77777777" w:rsidR="00BF1268" w:rsidRPr="00384D90" w:rsidRDefault="00E224E4"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1311" w:type="pct"/>
            <w:vAlign w:val="center"/>
          </w:tcPr>
          <w:p w14:paraId="338A6D4A" w14:textId="77777777" w:rsidR="00BF1268" w:rsidRPr="00384D90" w:rsidRDefault="00E224E4"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EHP</w:t>
            </w:r>
            <w:r w:rsidRPr="00384D90">
              <w:rPr>
                <w:rFonts w:eastAsiaTheme="majorEastAsia" w:cstheme="minorHAnsi" w:hint="eastAsia"/>
                <w:sz w:val="18"/>
                <w:szCs w:val="18"/>
              </w:rPr>
              <w:t>信号列表</w:t>
            </w:r>
          </w:p>
        </w:tc>
        <w:tc>
          <w:tcPr>
            <w:tcW w:w="489" w:type="pct"/>
            <w:vAlign w:val="center"/>
          </w:tcPr>
          <w:p w14:paraId="608F7B09"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2E1BCC61" w14:textId="77777777" w:rsidTr="00E61603">
        <w:tc>
          <w:tcPr>
            <w:tcW w:w="580" w:type="pct"/>
            <w:vAlign w:val="center"/>
          </w:tcPr>
          <w:p w14:paraId="0F533190"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4</w:t>
            </w:r>
          </w:p>
        </w:tc>
        <w:tc>
          <w:tcPr>
            <w:tcW w:w="1602" w:type="pct"/>
            <w:vAlign w:val="center"/>
          </w:tcPr>
          <w:p w14:paraId="05A10C8D"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诊断开发</w:t>
            </w:r>
          </w:p>
        </w:tc>
        <w:tc>
          <w:tcPr>
            <w:tcW w:w="509" w:type="pct"/>
            <w:vAlign w:val="center"/>
          </w:tcPr>
          <w:p w14:paraId="0E6B2949"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509" w:type="pct"/>
            <w:vAlign w:val="center"/>
          </w:tcPr>
          <w:p w14:paraId="401B8181"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1311" w:type="pct"/>
            <w:vAlign w:val="center"/>
          </w:tcPr>
          <w:p w14:paraId="7A43FD3D"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1D570306"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704E984E" w14:textId="77777777" w:rsidTr="00E61603">
        <w:tc>
          <w:tcPr>
            <w:tcW w:w="580" w:type="pct"/>
            <w:vAlign w:val="center"/>
          </w:tcPr>
          <w:p w14:paraId="7B7C7ED9"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5</w:t>
            </w:r>
          </w:p>
        </w:tc>
        <w:tc>
          <w:tcPr>
            <w:tcW w:w="1602" w:type="pct"/>
            <w:vAlign w:val="center"/>
          </w:tcPr>
          <w:p w14:paraId="721B5453"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roofErr w:type="gramStart"/>
            <w:r w:rsidRPr="00384D90">
              <w:rPr>
                <w:rFonts w:eastAsiaTheme="majorEastAsia" w:cstheme="minorHAnsi" w:hint="eastAsia"/>
                <w:sz w:val="18"/>
                <w:szCs w:val="18"/>
              </w:rPr>
              <w:t>提供域控样机</w:t>
            </w:r>
            <w:proofErr w:type="gramEnd"/>
            <w:r w:rsidRPr="00384D90">
              <w:rPr>
                <w:rFonts w:eastAsiaTheme="majorEastAsia" w:cstheme="minorHAnsi" w:hint="eastAsia"/>
                <w:sz w:val="18"/>
                <w:szCs w:val="18"/>
              </w:rPr>
              <w:t>和样车</w:t>
            </w:r>
          </w:p>
        </w:tc>
        <w:tc>
          <w:tcPr>
            <w:tcW w:w="509" w:type="pct"/>
            <w:vAlign w:val="center"/>
          </w:tcPr>
          <w:p w14:paraId="1D7ED9FB"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509" w:type="pct"/>
            <w:vAlign w:val="center"/>
          </w:tcPr>
          <w:p w14:paraId="267D4654"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1311" w:type="pct"/>
            <w:vAlign w:val="center"/>
          </w:tcPr>
          <w:p w14:paraId="2EFFDDAF"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28E83BE5"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162F6BA1" w14:textId="77777777" w:rsidTr="00E61603">
        <w:tc>
          <w:tcPr>
            <w:tcW w:w="580" w:type="pct"/>
            <w:vAlign w:val="center"/>
          </w:tcPr>
          <w:p w14:paraId="1235D98E"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6</w:t>
            </w:r>
          </w:p>
        </w:tc>
        <w:tc>
          <w:tcPr>
            <w:tcW w:w="1602" w:type="pct"/>
            <w:vAlign w:val="center"/>
          </w:tcPr>
          <w:p w14:paraId="36E7E1BF"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软硬件系统集成</w:t>
            </w:r>
          </w:p>
        </w:tc>
        <w:tc>
          <w:tcPr>
            <w:tcW w:w="509" w:type="pct"/>
            <w:vAlign w:val="center"/>
          </w:tcPr>
          <w:p w14:paraId="78CC28F6"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509" w:type="pct"/>
            <w:vAlign w:val="center"/>
          </w:tcPr>
          <w:p w14:paraId="4B4C57A2"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1311" w:type="pct"/>
            <w:vAlign w:val="center"/>
          </w:tcPr>
          <w:p w14:paraId="4ACABBD7"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5E9506B6"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189FAB0E" w14:textId="77777777" w:rsidTr="00E61603">
        <w:tc>
          <w:tcPr>
            <w:tcW w:w="580" w:type="pct"/>
            <w:vAlign w:val="center"/>
          </w:tcPr>
          <w:p w14:paraId="3440CE77"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7</w:t>
            </w:r>
          </w:p>
        </w:tc>
        <w:tc>
          <w:tcPr>
            <w:tcW w:w="1602" w:type="pct"/>
            <w:vAlign w:val="center"/>
          </w:tcPr>
          <w:p w14:paraId="353D6FF1"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融合定位软件开发</w:t>
            </w:r>
          </w:p>
        </w:tc>
        <w:tc>
          <w:tcPr>
            <w:tcW w:w="509" w:type="pct"/>
            <w:vAlign w:val="center"/>
          </w:tcPr>
          <w:p w14:paraId="10FC39AF"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A</w:t>
            </w:r>
          </w:p>
        </w:tc>
        <w:tc>
          <w:tcPr>
            <w:tcW w:w="509" w:type="pct"/>
            <w:vAlign w:val="center"/>
          </w:tcPr>
          <w:p w14:paraId="373DACD7"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1311" w:type="pct"/>
            <w:vAlign w:val="center"/>
          </w:tcPr>
          <w:p w14:paraId="541C8BC5"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融合定位软件</w:t>
            </w:r>
          </w:p>
        </w:tc>
        <w:tc>
          <w:tcPr>
            <w:tcW w:w="489" w:type="pct"/>
            <w:vAlign w:val="center"/>
          </w:tcPr>
          <w:p w14:paraId="662AF256"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06E9E426" w14:textId="77777777" w:rsidTr="00384D90">
        <w:tc>
          <w:tcPr>
            <w:tcW w:w="580" w:type="pct"/>
            <w:vAlign w:val="center"/>
          </w:tcPr>
          <w:p w14:paraId="4071FB72"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8</w:t>
            </w:r>
          </w:p>
        </w:tc>
        <w:tc>
          <w:tcPr>
            <w:tcW w:w="1602" w:type="pct"/>
            <w:vAlign w:val="center"/>
          </w:tcPr>
          <w:p w14:paraId="6FC82991"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融合定位功能性能整车适配</w:t>
            </w:r>
          </w:p>
        </w:tc>
        <w:tc>
          <w:tcPr>
            <w:tcW w:w="509" w:type="pct"/>
            <w:vAlign w:val="center"/>
          </w:tcPr>
          <w:p w14:paraId="6CEF81C1"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509" w:type="pct"/>
            <w:vAlign w:val="center"/>
          </w:tcPr>
          <w:p w14:paraId="3B51C07A"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1311" w:type="pct"/>
            <w:vAlign w:val="center"/>
          </w:tcPr>
          <w:p w14:paraId="4A51C96F"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3EA97B3F"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5495458D" w14:textId="77777777" w:rsidTr="00384D90">
        <w:tc>
          <w:tcPr>
            <w:tcW w:w="580" w:type="pct"/>
            <w:vAlign w:val="center"/>
          </w:tcPr>
          <w:p w14:paraId="55E24B7D"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9</w:t>
            </w:r>
          </w:p>
        </w:tc>
        <w:tc>
          <w:tcPr>
            <w:tcW w:w="1602" w:type="pct"/>
            <w:vAlign w:val="center"/>
          </w:tcPr>
          <w:p w14:paraId="6576D166"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融合定位与地图联调</w:t>
            </w:r>
          </w:p>
        </w:tc>
        <w:tc>
          <w:tcPr>
            <w:tcW w:w="509" w:type="pct"/>
            <w:vAlign w:val="center"/>
          </w:tcPr>
          <w:p w14:paraId="1A4C31D7"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509" w:type="pct"/>
            <w:vAlign w:val="center"/>
          </w:tcPr>
          <w:p w14:paraId="7820BB47"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1311" w:type="pct"/>
            <w:vAlign w:val="center"/>
          </w:tcPr>
          <w:p w14:paraId="1ABD7926"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71DD5F13"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B43A89" w14:paraId="0419EDD1" w14:textId="77777777" w:rsidTr="00E61603">
        <w:tc>
          <w:tcPr>
            <w:tcW w:w="580" w:type="pct"/>
            <w:vAlign w:val="center"/>
          </w:tcPr>
          <w:p w14:paraId="7D9A108E" w14:textId="77777777" w:rsidR="00B43A89" w:rsidRPr="00384D90" w:rsidRDefault="00B43A89"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10</w:t>
            </w:r>
          </w:p>
        </w:tc>
        <w:tc>
          <w:tcPr>
            <w:tcW w:w="1602" w:type="pct"/>
            <w:vAlign w:val="center"/>
          </w:tcPr>
          <w:p w14:paraId="1A7A0BBA" w14:textId="77777777" w:rsidR="00B43A89" w:rsidRPr="00384D90" w:rsidRDefault="00B43A89"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软件、硬件在环测试</w:t>
            </w:r>
          </w:p>
        </w:tc>
        <w:tc>
          <w:tcPr>
            <w:tcW w:w="509" w:type="pct"/>
            <w:vAlign w:val="center"/>
          </w:tcPr>
          <w:p w14:paraId="5720A706" w14:textId="77777777" w:rsidR="00B43A89" w:rsidRPr="00384D90" w:rsidRDefault="00B43A89"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509" w:type="pct"/>
            <w:vAlign w:val="center"/>
          </w:tcPr>
          <w:p w14:paraId="1AB483D3" w14:textId="77777777" w:rsidR="00B43A89" w:rsidRPr="00384D90" w:rsidRDefault="00B43A89"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1311" w:type="pct"/>
            <w:vAlign w:val="center"/>
          </w:tcPr>
          <w:p w14:paraId="1A31E5AF" w14:textId="77777777" w:rsidR="00B43A89" w:rsidRPr="00384D90" w:rsidRDefault="00B43A89"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07452E9D" w14:textId="77777777" w:rsidR="00B43A89" w:rsidRPr="00384D90" w:rsidRDefault="00B43A89" w:rsidP="00384D90">
            <w:pPr>
              <w:pStyle w:val="af1"/>
              <w:spacing w:afterLines="50" w:after="156" w:line="240" w:lineRule="auto"/>
              <w:ind w:firstLineChars="0" w:firstLine="0"/>
              <w:jc w:val="center"/>
              <w:rPr>
                <w:rFonts w:eastAsiaTheme="majorEastAsia" w:cstheme="minorHAnsi"/>
                <w:sz w:val="18"/>
                <w:szCs w:val="18"/>
              </w:rPr>
            </w:pPr>
          </w:p>
        </w:tc>
      </w:tr>
      <w:tr w:rsidR="00E61603" w14:paraId="6635DB4A" w14:textId="77777777" w:rsidTr="00384D90">
        <w:tc>
          <w:tcPr>
            <w:tcW w:w="580" w:type="pct"/>
            <w:vAlign w:val="center"/>
          </w:tcPr>
          <w:p w14:paraId="71C527EA"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lastRenderedPageBreak/>
              <w:t>1</w:t>
            </w:r>
            <w:r w:rsidR="00B43A89" w:rsidRPr="00384D90">
              <w:rPr>
                <w:rFonts w:eastAsiaTheme="majorEastAsia" w:cstheme="minorHAnsi"/>
                <w:sz w:val="18"/>
                <w:szCs w:val="18"/>
              </w:rPr>
              <w:t>1</w:t>
            </w:r>
          </w:p>
        </w:tc>
        <w:tc>
          <w:tcPr>
            <w:tcW w:w="1602" w:type="pct"/>
            <w:vAlign w:val="center"/>
          </w:tcPr>
          <w:p w14:paraId="339936AB"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道路测试</w:t>
            </w:r>
          </w:p>
        </w:tc>
        <w:tc>
          <w:tcPr>
            <w:tcW w:w="509" w:type="pct"/>
            <w:vAlign w:val="center"/>
          </w:tcPr>
          <w:p w14:paraId="17D2FEF0"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509" w:type="pct"/>
            <w:vAlign w:val="center"/>
          </w:tcPr>
          <w:p w14:paraId="148AF53D"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1311" w:type="pct"/>
            <w:vAlign w:val="center"/>
          </w:tcPr>
          <w:p w14:paraId="31EED38B"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32363FAF"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E61603" w14:paraId="6E3D93EF" w14:textId="77777777" w:rsidTr="00384D90">
        <w:tc>
          <w:tcPr>
            <w:tcW w:w="580" w:type="pct"/>
            <w:vAlign w:val="center"/>
          </w:tcPr>
          <w:p w14:paraId="3B2A80FF"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1</w:t>
            </w:r>
            <w:r w:rsidR="00B43A89" w:rsidRPr="00384D90">
              <w:rPr>
                <w:rFonts w:eastAsiaTheme="majorEastAsia" w:cstheme="minorHAnsi"/>
                <w:sz w:val="18"/>
                <w:szCs w:val="18"/>
              </w:rPr>
              <w:t>2</w:t>
            </w:r>
          </w:p>
        </w:tc>
        <w:tc>
          <w:tcPr>
            <w:tcW w:w="1602" w:type="pct"/>
            <w:vAlign w:val="center"/>
          </w:tcPr>
          <w:p w14:paraId="68A38BAE"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hint="eastAsia"/>
                <w:sz w:val="18"/>
                <w:szCs w:val="18"/>
              </w:rPr>
              <w:t>系统验收</w:t>
            </w:r>
          </w:p>
        </w:tc>
        <w:tc>
          <w:tcPr>
            <w:tcW w:w="509" w:type="pct"/>
            <w:vAlign w:val="center"/>
          </w:tcPr>
          <w:p w14:paraId="65327244" w14:textId="77777777" w:rsidR="00BF1268" w:rsidRPr="00384D90" w:rsidRDefault="00E61603"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R</w:t>
            </w:r>
          </w:p>
        </w:tc>
        <w:tc>
          <w:tcPr>
            <w:tcW w:w="509" w:type="pct"/>
            <w:vAlign w:val="center"/>
          </w:tcPr>
          <w:p w14:paraId="5B5695A9" w14:textId="77777777" w:rsidR="00BF1268" w:rsidRPr="00384D90" w:rsidRDefault="004B3422" w:rsidP="00384D90">
            <w:pPr>
              <w:pStyle w:val="af1"/>
              <w:spacing w:afterLines="50" w:after="156" w:line="240" w:lineRule="auto"/>
              <w:ind w:firstLineChars="0" w:firstLine="0"/>
              <w:jc w:val="center"/>
              <w:rPr>
                <w:rFonts w:eastAsiaTheme="majorEastAsia" w:cstheme="minorHAnsi"/>
                <w:sz w:val="18"/>
                <w:szCs w:val="18"/>
              </w:rPr>
            </w:pPr>
            <w:r w:rsidRPr="00384D90">
              <w:rPr>
                <w:rFonts w:eastAsiaTheme="majorEastAsia" w:cstheme="minorHAnsi"/>
                <w:sz w:val="18"/>
                <w:szCs w:val="18"/>
              </w:rPr>
              <w:t>S</w:t>
            </w:r>
          </w:p>
        </w:tc>
        <w:tc>
          <w:tcPr>
            <w:tcW w:w="1311" w:type="pct"/>
            <w:vAlign w:val="center"/>
          </w:tcPr>
          <w:p w14:paraId="23B85102"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c>
          <w:tcPr>
            <w:tcW w:w="489" w:type="pct"/>
            <w:vAlign w:val="center"/>
          </w:tcPr>
          <w:p w14:paraId="710880AE" w14:textId="77777777" w:rsidR="00BF1268" w:rsidRPr="00384D90" w:rsidRDefault="00BF1268" w:rsidP="00384D90">
            <w:pPr>
              <w:pStyle w:val="af1"/>
              <w:spacing w:afterLines="50" w:after="156" w:line="240" w:lineRule="auto"/>
              <w:ind w:firstLineChars="0" w:firstLine="0"/>
              <w:jc w:val="center"/>
              <w:rPr>
                <w:rFonts w:eastAsiaTheme="majorEastAsia" w:cstheme="minorHAnsi"/>
                <w:sz w:val="18"/>
                <w:szCs w:val="18"/>
              </w:rPr>
            </w:pPr>
          </w:p>
        </w:tc>
      </w:tr>
      <w:tr w:rsidR="00BF1268" w14:paraId="6C0B3226" w14:textId="77777777" w:rsidTr="00384D90">
        <w:tc>
          <w:tcPr>
            <w:tcW w:w="5000" w:type="pct"/>
            <w:gridSpan w:val="6"/>
            <w:vAlign w:val="center"/>
          </w:tcPr>
          <w:p w14:paraId="4B613A6D" w14:textId="77777777" w:rsidR="00BF1268" w:rsidRPr="00384D90" w:rsidRDefault="00E61603" w:rsidP="00384D90">
            <w:pPr>
              <w:pStyle w:val="af1"/>
              <w:spacing w:afterLines="50" w:after="156" w:line="240" w:lineRule="auto"/>
              <w:ind w:firstLineChars="0" w:firstLine="0"/>
              <w:rPr>
                <w:rFonts w:eastAsiaTheme="majorEastAsia" w:cstheme="minorHAnsi"/>
                <w:sz w:val="18"/>
                <w:szCs w:val="18"/>
              </w:rPr>
            </w:pPr>
            <w:r w:rsidRPr="00384D90">
              <w:rPr>
                <w:rFonts w:eastAsiaTheme="majorEastAsia" w:cstheme="minorHAnsi" w:hint="eastAsia"/>
                <w:sz w:val="18"/>
                <w:szCs w:val="18"/>
              </w:rPr>
              <w:t>备注：</w:t>
            </w:r>
            <w:r w:rsidRPr="00384D90">
              <w:rPr>
                <w:rFonts w:eastAsiaTheme="majorEastAsia" w:cstheme="minorHAnsi"/>
                <w:sz w:val="18"/>
                <w:szCs w:val="18"/>
              </w:rPr>
              <w:t>R</w:t>
            </w:r>
            <w:r w:rsidRPr="00384D90">
              <w:rPr>
                <w:rFonts w:eastAsiaTheme="majorEastAsia" w:cstheme="minorHAnsi" w:hint="eastAsia"/>
                <w:sz w:val="18"/>
                <w:szCs w:val="18"/>
              </w:rPr>
              <w:t>—负责</w:t>
            </w:r>
            <w:r w:rsidRPr="00384D90">
              <w:rPr>
                <w:rFonts w:eastAsiaTheme="majorEastAsia" w:cstheme="minorHAnsi"/>
                <w:sz w:val="18"/>
                <w:szCs w:val="18"/>
              </w:rPr>
              <w:t xml:space="preserve">  S</w:t>
            </w:r>
            <w:r w:rsidRPr="00384D90">
              <w:rPr>
                <w:rFonts w:eastAsiaTheme="majorEastAsia" w:cstheme="minorHAnsi" w:hint="eastAsia"/>
                <w:sz w:val="18"/>
                <w:szCs w:val="18"/>
              </w:rPr>
              <w:t>—协助</w:t>
            </w:r>
            <w:r w:rsidRPr="00384D90">
              <w:rPr>
                <w:rFonts w:eastAsiaTheme="majorEastAsia" w:cstheme="minorHAnsi"/>
                <w:sz w:val="18"/>
                <w:szCs w:val="18"/>
              </w:rPr>
              <w:t xml:space="preserve">  A</w:t>
            </w:r>
            <w:r w:rsidRPr="00384D90">
              <w:rPr>
                <w:rFonts w:eastAsiaTheme="majorEastAsia" w:cstheme="minorHAnsi" w:hint="eastAsia"/>
                <w:sz w:val="18"/>
                <w:szCs w:val="18"/>
              </w:rPr>
              <w:t>—验收</w:t>
            </w:r>
            <w:r w:rsidRPr="00384D90">
              <w:rPr>
                <w:rFonts w:eastAsiaTheme="majorEastAsia" w:cstheme="minorHAnsi"/>
                <w:sz w:val="18"/>
                <w:szCs w:val="18"/>
              </w:rPr>
              <w:t xml:space="preserve">  I</w:t>
            </w:r>
            <w:proofErr w:type="gramStart"/>
            <w:r w:rsidRPr="00384D90">
              <w:rPr>
                <w:rFonts w:eastAsiaTheme="majorEastAsia" w:cstheme="minorHAnsi" w:hint="eastAsia"/>
                <w:sz w:val="18"/>
                <w:szCs w:val="18"/>
              </w:rPr>
              <w:t>—通知</w:t>
            </w:r>
            <w:proofErr w:type="gramEnd"/>
          </w:p>
        </w:tc>
      </w:tr>
    </w:tbl>
    <w:p w14:paraId="048FD1BF" w14:textId="77777777" w:rsidR="00E649D5" w:rsidRDefault="004B3422" w:rsidP="00384D90">
      <w:pPr>
        <w:spacing w:afterLines="50" w:after="156" w:line="240" w:lineRule="auto"/>
        <w:rPr>
          <w:szCs w:val="21"/>
        </w:rPr>
      </w:pPr>
      <w:r>
        <w:rPr>
          <w:szCs w:val="21"/>
        </w:rPr>
        <w:tab/>
      </w:r>
      <w:r w:rsidR="001E4860">
        <w:rPr>
          <w:rFonts w:hint="eastAsia"/>
          <w:szCs w:val="21"/>
        </w:rPr>
        <w:t>供应商交付功能软件形式及方式根据参考项目计划。</w:t>
      </w:r>
    </w:p>
    <w:p w14:paraId="1C6E3C45" w14:textId="77777777" w:rsidR="00E649D5" w:rsidRDefault="001E4860">
      <w:pPr>
        <w:pStyle w:val="ListParagraph1"/>
        <w:numPr>
          <w:ilvl w:val="1"/>
          <w:numId w:val="2"/>
        </w:numPr>
        <w:spacing w:before="156" w:afterLines="50" w:after="156" w:line="240" w:lineRule="auto"/>
        <w:ind w:firstLineChars="0"/>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软件的使用环境及条件：</w:t>
      </w:r>
    </w:p>
    <w:p w14:paraId="4C0AD92A" w14:textId="77777777" w:rsidR="00E649D5" w:rsidRDefault="00E649D5">
      <w:pPr>
        <w:pStyle w:val="ListParagraph1"/>
        <w:numPr>
          <w:ilvl w:val="0"/>
          <w:numId w:val="9"/>
        </w:numPr>
        <w:spacing w:before="156" w:afterLines="50" w:after="156" w:line="240" w:lineRule="auto"/>
        <w:ind w:firstLineChars="0"/>
        <w:rPr>
          <w:rFonts w:ascii="微软雅黑" w:eastAsia="微软雅黑" w:hAnsi="微软雅黑"/>
          <w:vanish/>
          <w:szCs w:val="21"/>
        </w:rPr>
      </w:pPr>
    </w:p>
    <w:p w14:paraId="5739FFA4" w14:textId="77777777" w:rsidR="00E649D5" w:rsidRDefault="00E649D5">
      <w:pPr>
        <w:pStyle w:val="ListParagraph1"/>
        <w:numPr>
          <w:ilvl w:val="0"/>
          <w:numId w:val="9"/>
        </w:numPr>
        <w:spacing w:before="156" w:afterLines="50" w:after="156" w:line="240" w:lineRule="auto"/>
        <w:ind w:firstLineChars="0"/>
        <w:rPr>
          <w:rFonts w:ascii="微软雅黑" w:eastAsia="微软雅黑" w:hAnsi="微软雅黑"/>
          <w:vanish/>
          <w:szCs w:val="21"/>
        </w:rPr>
      </w:pPr>
    </w:p>
    <w:p w14:paraId="6711192F" w14:textId="77777777" w:rsidR="00E649D5" w:rsidRDefault="00E649D5">
      <w:pPr>
        <w:pStyle w:val="ListParagraph1"/>
        <w:numPr>
          <w:ilvl w:val="0"/>
          <w:numId w:val="9"/>
        </w:numPr>
        <w:spacing w:before="156" w:afterLines="50" w:after="156" w:line="240" w:lineRule="auto"/>
        <w:ind w:firstLineChars="0"/>
        <w:rPr>
          <w:rFonts w:ascii="微软雅黑" w:eastAsia="微软雅黑" w:hAnsi="微软雅黑"/>
          <w:vanish/>
          <w:szCs w:val="21"/>
        </w:rPr>
      </w:pPr>
    </w:p>
    <w:p w14:paraId="15FFFB6A" w14:textId="77777777" w:rsidR="00E649D5" w:rsidRDefault="00E649D5">
      <w:pPr>
        <w:pStyle w:val="ListParagraph1"/>
        <w:numPr>
          <w:ilvl w:val="1"/>
          <w:numId w:val="9"/>
        </w:numPr>
        <w:spacing w:before="156" w:afterLines="50" w:after="156" w:line="240" w:lineRule="auto"/>
        <w:ind w:firstLineChars="0"/>
        <w:rPr>
          <w:rFonts w:ascii="微软雅黑" w:eastAsia="微软雅黑" w:hAnsi="微软雅黑"/>
          <w:vanish/>
          <w:szCs w:val="21"/>
        </w:rPr>
      </w:pPr>
    </w:p>
    <w:p w14:paraId="185CD519" w14:textId="77777777" w:rsidR="00E649D5" w:rsidRDefault="00E649D5">
      <w:pPr>
        <w:pStyle w:val="ListParagraph1"/>
        <w:numPr>
          <w:ilvl w:val="1"/>
          <w:numId w:val="9"/>
        </w:numPr>
        <w:spacing w:before="156" w:afterLines="50" w:after="156" w:line="240" w:lineRule="auto"/>
        <w:ind w:firstLineChars="0"/>
        <w:rPr>
          <w:rFonts w:ascii="微软雅黑" w:eastAsia="微软雅黑" w:hAnsi="微软雅黑"/>
          <w:vanish/>
          <w:szCs w:val="21"/>
        </w:rPr>
      </w:pPr>
    </w:p>
    <w:p w14:paraId="3C67CD6A" w14:textId="77777777" w:rsidR="00E649D5" w:rsidRDefault="00E649D5">
      <w:pPr>
        <w:pStyle w:val="ListParagraph1"/>
        <w:numPr>
          <w:ilvl w:val="1"/>
          <w:numId w:val="9"/>
        </w:numPr>
        <w:spacing w:before="156" w:afterLines="50" w:after="156" w:line="240" w:lineRule="auto"/>
        <w:ind w:firstLineChars="0"/>
        <w:rPr>
          <w:rFonts w:ascii="微软雅黑" w:eastAsia="微软雅黑" w:hAnsi="微软雅黑"/>
          <w:vanish/>
          <w:szCs w:val="21"/>
        </w:rPr>
      </w:pPr>
    </w:p>
    <w:p w14:paraId="75403139" w14:textId="77777777" w:rsidR="00E649D5" w:rsidRDefault="001E4860">
      <w:pPr>
        <w:spacing w:afterLines="50" w:after="156" w:line="240" w:lineRule="auto"/>
        <w:ind w:firstLine="420"/>
        <w:rPr>
          <w:szCs w:val="21"/>
        </w:rPr>
      </w:pPr>
      <w:r>
        <w:rPr>
          <w:rFonts w:hint="eastAsia"/>
          <w:szCs w:val="21"/>
        </w:rPr>
        <w:t>操作系统：</w:t>
      </w:r>
      <w:r w:rsidR="00E57DE2">
        <w:rPr>
          <w:rFonts w:hint="eastAsia"/>
          <w:szCs w:val="21"/>
        </w:rPr>
        <w:t>x</w:t>
      </w:r>
      <w:r w:rsidR="00E57DE2">
        <w:rPr>
          <w:szCs w:val="21"/>
        </w:rPr>
        <w:t>86</w:t>
      </w:r>
      <w:r w:rsidR="00E57DE2">
        <w:rPr>
          <w:rFonts w:hint="eastAsia"/>
          <w:szCs w:val="21"/>
        </w:rPr>
        <w:t>、</w:t>
      </w:r>
      <w:r>
        <w:rPr>
          <w:rFonts w:hint="eastAsia"/>
          <w:szCs w:val="21"/>
        </w:rPr>
        <w:t>QNX</w:t>
      </w:r>
      <w:r>
        <w:rPr>
          <w:rFonts w:hint="eastAsia"/>
          <w:szCs w:val="21"/>
        </w:rPr>
        <w:t>，具体</w:t>
      </w:r>
      <w:proofErr w:type="gramStart"/>
      <w:r>
        <w:rPr>
          <w:rFonts w:hint="eastAsia"/>
          <w:szCs w:val="21"/>
        </w:rPr>
        <w:t>交付见</w:t>
      </w:r>
      <w:proofErr w:type="gramEnd"/>
      <w:r>
        <w:rPr>
          <w:rFonts w:hint="eastAsia"/>
          <w:szCs w:val="21"/>
        </w:rPr>
        <w:t>项目计划表。</w:t>
      </w:r>
    </w:p>
    <w:p w14:paraId="3AAD501E" w14:textId="77777777" w:rsidR="00E649D5" w:rsidRDefault="00E649D5">
      <w:pPr>
        <w:pStyle w:val="af1"/>
        <w:numPr>
          <w:ilvl w:val="1"/>
          <w:numId w:val="5"/>
        </w:numPr>
        <w:spacing w:afterLines="50" w:after="156" w:line="240" w:lineRule="auto"/>
        <w:ind w:firstLineChars="0"/>
        <w:rPr>
          <w:vanish/>
          <w:szCs w:val="21"/>
        </w:rPr>
      </w:pPr>
    </w:p>
    <w:p w14:paraId="25E764D8" w14:textId="77777777" w:rsidR="00E649D5" w:rsidRDefault="001E4860">
      <w:pPr>
        <w:pStyle w:val="af1"/>
        <w:numPr>
          <w:ilvl w:val="0"/>
          <w:numId w:val="2"/>
        </w:numPr>
        <w:spacing w:beforeLines="50" w:before="156" w:afterLines="50" w:after="156" w:line="240" w:lineRule="auto"/>
        <w:ind w:firstLineChars="0"/>
        <w:rPr>
          <w:b/>
          <w:szCs w:val="21"/>
        </w:rPr>
      </w:pPr>
      <w:r>
        <w:rPr>
          <w:rFonts w:hint="eastAsia"/>
          <w:b/>
          <w:szCs w:val="21"/>
        </w:rPr>
        <w:t>验收</w:t>
      </w:r>
    </w:p>
    <w:p w14:paraId="3914730F" w14:textId="77777777" w:rsidR="00E649D5" w:rsidRDefault="001E4860">
      <w:pPr>
        <w:pStyle w:val="ListParagraph1"/>
        <w:numPr>
          <w:ilvl w:val="1"/>
          <w:numId w:val="2"/>
        </w:numPr>
        <w:spacing w:afterLines="25" w:after="78" w:line="240" w:lineRule="auto"/>
        <w:ind w:firstLineChars="0"/>
        <w:rPr>
          <w:szCs w:val="21"/>
        </w:rPr>
      </w:pPr>
      <w:r>
        <w:rPr>
          <w:rFonts w:hint="eastAsia"/>
          <w:szCs w:val="21"/>
        </w:rPr>
        <w:t>阶段性验收</w:t>
      </w:r>
    </w:p>
    <w:p w14:paraId="608ECFF4" w14:textId="77777777" w:rsidR="00E649D5" w:rsidRDefault="001E4860">
      <w:pPr>
        <w:pStyle w:val="ListParagraph1"/>
        <w:spacing w:afterLines="25" w:after="78" w:line="240" w:lineRule="auto"/>
        <w:ind w:firstLineChars="0"/>
        <w:rPr>
          <w:ins w:id="836" w:author="LiShijie/李世杰" w:date="2024-01-24T16:47:00Z"/>
          <w:szCs w:val="21"/>
        </w:rPr>
      </w:pPr>
      <w:r>
        <w:rPr>
          <w:rFonts w:hint="eastAsia"/>
          <w:szCs w:val="21"/>
        </w:rPr>
        <w:t>每一交付阶段公司将根据合同、技术任务书、功能需求规范及项目开发过程中双方约定的技术要求等进行核对和测试验收，供应商需对公司反馈的融合定位软件模块问题进行整改，满足公司量</w:t>
      </w:r>
      <w:proofErr w:type="gramStart"/>
      <w:r>
        <w:rPr>
          <w:rFonts w:hint="eastAsia"/>
          <w:szCs w:val="21"/>
        </w:rPr>
        <w:t>产项目</w:t>
      </w:r>
      <w:proofErr w:type="gramEnd"/>
      <w:r>
        <w:rPr>
          <w:rFonts w:hint="eastAsia"/>
          <w:szCs w:val="21"/>
        </w:rPr>
        <w:t>对该软件模块的要求。</w:t>
      </w:r>
    </w:p>
    <w:p w14:paraId="61CCA4BF" w14:textId="77777777" w:rsidR="007979AB" w:rsidRDefault="007979AB">
      <w:pPr>
        <w:pStyle w:val="ListParagraph1"/>
        <w:spacing w:afterLines="25" w:after="78" w:line="240" w:lineRule="auto"/>
        <w:ind w:firstLineChars="0"/>
        <w:rPr>
          <w:ins w:id="837" w:author="LiShijie/李世杰" w:date="2024-01-24T16:47:00Z"/>
          <w:szCs w:val="21"/>
        </w:rPr>
      </w:pPr>
    </w:p>
    <w:p w14:paraId="02D91CD1" w14:textId="77777777" w:rsidR="007979AB" w:rsidRDefault="007979AB">
      <w:pPr>
        <w:pStyle w:val="ListParagraph1"/>
        <w:spacing w:afterLines="25" w:after="78" w:line="240" w:lineRule="auto"/>
        <w:ind w:firstLineChars="0"/>
        <w:rPr>
          <w:szCs w:val="21"/>
        </w:rPr>
      </w:pPr>
    </w:p>
    <w:p w14:paraId="5E3320D7" w14:textId="77777777" w:rsidR="00E649D5" w:rsidRDefault="001E4860">
      <w:pPr>
        <w:pStyle w:val="ListParagraph1"/>
        <w:numPr>
          <w:ilvl w:val="1"/>
          <w:numId w:val="2"/>
        </w:numPr>
        <w:spacing w:afterLines="25" w:after="78" w:line="240" w:lineRule="auto"/>
        <w:ind w:firstLineChars="0"/>
        <w:rPr>
          <w:szCs w:val="21"/>
        </w:rPr>
      </w:pPr>
      <w:r>
        <w:rPr>
          <w:rFonts w:hint="eastAsia"/>
          <w:szCs w:val="21"/>
        </w:rPr>
        <w:t>最终验收</w:t>
      </w:r>
    </w:p>
    <w:p w14:paraId="6A7FCAAC" w14:textId="77777777" w:rsidR="00E649D5" w:rsidRDefault="001E4860">
      <w:pPr>
        <w:pStyle w:val="ListParagraph1"/>
        <w:spacing w:afterLines="25" w:after="78" w:line="240" w:lineRule="auto"/>
        <w:ind w:firstLineChars="0"/>
        <w:rPr>
          <w:szCs w:val="21"/>
        </w:rPr>
      </w:pPr>
      <w:r>
        <w:rPr>
          <w:rFonts w:hint="eastAsia"/>
          <w:szCs w:val="21"/>
        </w:rPr>
        <w:t>供应商</w:t>
      </w:r>
      <w:r>
        <w:rPr>
          <w:rFonts w:hint="eastAsia"/>
          <w:szCs w:val="21"/>
        </w:rPr>
        <w:t>SOP</w:t>
      </w:r>
      <w:r>
        <w:rPr>
          <w:rFonts w:hint="eastAsia"/>
          <w:szCs w:val="21"/>
        </w:rPr>
        <w:t>软件版本发布，需附带软件测试报告（融合</w:t>
      </w:r>
      <w:proofErr w:type="gramStart"/>
      <w:r>
        <w:rPr>
          <w:rFonts w:hint="eastAsia"/>
          <w:szCs w:val="21"/>
        </w:rPr>
        <w:t>定位分</w:t>
      </w:r>
      <w:proofErr w:type="gramEnd"/>
      <w:r>
        <w:rPr>
          <w:rFonts w:hint="eastAsia"/>
          <w:szCs w:val="21"/>
        </w:rPr>
        <w:t>场景功能测试结论）和定位性能评测报告（</w:t>
      </w:r>
      <w:proofErr w:type="gramStart"/>
      <w:r>
        <w:rPr>
          <w:rFonts w:hint="eastAsia"/>
          <w:szCs w:val="21"/>
        </w:rPr>
        <w:t>需包括</w:t>
      </w:r>
      <w:proofErr w:type="gramEnd"/>
      <w:r>
        <w:rPr>
          <w:rFonts w:hint="eastAsia"/>
          <w:szCs w:val="21"/>
        </w:rPr>
        <w:t>1.</w:t>
      </w:r>
      <w:r>
        <w:rPr>
          <w:rFonts w:hint="eastAsia"/>
          <w:szCs w:val="21"/>
        </w:rPr>
        <w:t>评测方法说明；</w:t>
      </w:r>
      <w:r>
        <w:rPr>
          <w:rFonts w:hint="eastAsia"/>
          <w:szCs w:val="21"/>
        </w:rPr>
        <w:t>2.</w:t>
      </w:r>
      <w:r>
        <w:rPr>
          <w:rFonts w:hint="eastAsia"/>
          <w:szCs w:val="21"/>
        </w:rPr>
        <w:t>定位性能指标要求，具体需求</w:t>
      </w:r>
      <w:r>
        <w:rPr>
          <w:rFonts w:hint="eastAsia"/>
          <w:szCs w:val="21"/>
        </w:rPr>
        <w:t>KPI</w:t>
      </w:r>
      <w:r>
        <w:rPr>
          <w:rFonts w:hint="eastAsia"/>
          <w:szCs w:val="21"/>
        </w:rPr>
        <w:t>见</w:t>
      </w:r>
      <w:r>
        <w:rPr>
          <w:rFonts w:hint="eastAsia"/>
          <w:szCs w:val="21"/>
        </w:rPr>
        <w:t>3.1.2</w:t>
      </w:r>
      <w:r>
        <w:rPr>
          <w:rFonts w:hint="eastAsia"/>
          <w:szCs w:val="21"/>
        </w:rPr>
        <w:t>；</w:t>
      </w:r>
      <w:r>
        <w:rPr>
          <w:rFonts w:hint="eastAsia"/>
          <w:szCs w:val="21"/>
        </w:rPr>
        <w:t>3.</w:t>
      </w:r>
      <w:r>
        <w:rPr>
          <w:rFonts w:hint="eastAsia"/>
          <w:szCs w:val="21"/>
        </w:rPr>
        <w:t>供应</w:t>
      </w:r>
      <w:proofErr w:type="gramStart"/>
      <w:r>
        <w:rPr>
          <w:rFonts w:hint="eastAsia"/>
          <w:szCs w:val="21"/>
        </w:rPr>
        <w:t>商软件</w:t>
      </w:r>
      <w:proofErr w:type="gramEnd"/>
      <w:r>
        <w:rPr>
          <w:rFonts w:hint="eastAsia"/>
          <w:szCs w:val="21"/>
        </w:rPr>
        <w:t>运行达到的性能指标，包括内存、</w:t>
      </w:r>
      <w:r>
        <w:rPr>
          <w:rFonts w:hint="eastAsia"/>
          <w:szCs w:val="21"/>
        </w:rPr>
        <w:t>CPU</w:t>
      </w:r>
      <w:r>
        <w:rPr>
          <w:rFonts w:hint="eastAsia"/>
          <w:szCs w:val="21"/>
        </w:rPr>
        <w:t>、</w:t>
      </w:r>
      <w:r>
        <w:rPr>
          <w:rFonts w:hint="eastAsia"/>
          <w:szCs w:val="21"/>
        </w:rPr>
        <w:t>DDR</w:t>
      </w:r>
      <w:r>
        <w:rPr>
          <w:rFonts w:hint="eastAsia"/>
          <w:szCs w:val="21"/>
        </w:rPr>
        <w:t>带宽、网络带宽等）。</w:t>
      </w:r>
    </w:p>
    <w:p w14:paraId="438F0EE9" w14:textId="77777777" w:rsidR="00E649D5" w:rsidRDefault="001E4860">
      <w:pPr>
        <w:pStyle w:val="ListParagraph1"/>
        <w:spacing w:afterLines="25" w:after="78" w:line="240" w:lineRule="auto"/>
        <w:ind w:firstLineChars="0"/>
        <w:rPr>
          <w:szCs w:val="21"/>
        </w:rPr>
      </w:pPr>
      <w:r>
        <w:rPr>
          <w:szCs w:val="21"/>
        </w:rPr>
        <w:t>供应商</w:t>
      </w:r>
      <w:r>
        <w:rPr>
          <w:szCs w:val="21"/>
        </w:rPr>
        <w:t>SOP</w:t>
      </w:r>
      <w:r>
        <w:rPr>
          <w:szCs w:val="21"/>
        </w:rPr>
        <w:t>软件版本发布后，公司将对软件进行集成验证测试，以判断功能软件是否符合项目开发需求。</w:t>
      </w:r>
    </w:p>
    <w:p w14:paraId="623BE618" w14:textId="77777777" w:rsidR="00E649D5" w:rsidRDefault="001E4860">
      <w:pPr>
        <w:pStyle w:val="ListParagraph1"/>
        <w:spacing w:afterLines="25" w:after="78" w:line="240" w:lineRule="auto"/>
        <w:ind w:firstLineChars="0"/>
        <w:rPr>
          <w:szCs w:val="21"/>
        </w:rPr>
      </w:pPr>
      <w:r>
        <w:rPr>
          <w:rFonts w:hint="eastAsia"/>
          <w:szCs w:val="21"/>
        </w:rPr>
        <w:t>验收以公司指定的书面验收文件为准，书面验收文件以公司总监级（含）或以上级别人员签署为有效。其他未经</w:t>
      </w:r>
      <w:proofErr w:type="gramStart"/>
      <w:r>
        <w:rPr>
          <w:rFonts w:hint="eastAsia"/>
          <w:szCs w:val="21"/>
        </w:rPr>
        <w:t>本任务</w:t>
      </w:r>
      <w:proofErr w:type="gramEnd"/>
      <w:r>
        <w:rPr>
          <w:rFonts w:hint="eastAsia"/>
          <w:szCs w:val="21"/>
        </w:rPr>
        <w:t>书或补充协议约定的验收确认形式均不视为公司书面确认验收合格。</w:t>
      </w:r>
    </w:p>
    <w:p w14:paraId="2EF724AD" w14:textId="77777777" w:rsidR="00E649D5" w:rsidRDefault="001E4860">
      <w:pPr>
        <w:pStyle w:val="af1"/>
        <w:numPr>
          <w:ilvl w:val="0"/>
          <w:numId w:val="2"/>
        </w:numPr>
        <w:spacing w:beforeLines="50" w:before="156" w:afterLines="50" w:after="156" w:line="240" w:lineRule="auto"/>
        <w:ind w:firstLineChars="0"/>
        <w:rPr>
          <w:b/>
          <w:szCs w:val="21"/>
        </w:rPr>
      </w:pPr>
      <w:r>
        <w:rPr>
          <w:b/>
          <w:szCs w:val="21"/>
        </w:rPr>
        <w:t>人员要求</w:t>
      </w:r>
      <w:r>
        <w:rPr>
          <w:rFonts w:hint="eastAsia"/>
          <w:b/>
          <w:szCs w:val="21"/>
        </w:rPr>
        <w:t>：</w:t>
      </w:r>
    </w:p>
    <w:p w14:paraId="5A46C149" w14:textId="77777777" w:rsidR="00E649D5" w:rsidRDefault="001E4860">
      <w:pPr>
        <w:pStyle w:val="af1"/>
        <w:numPr>
          <w:ilvl w:val="1"/>
          <w:numId w:val="2"/>
        </w:numPr>
        <w:spacing w:afterLines="25" w:after="78" w:line="240" w:lineRule="auto"/>
        <w:ind w:firstLineChars="0"/>
        <w:rPr>
          <w:szCs w:val="21"/>
        </w:rPr>
      </w:pPr>
      <w:r>
        <w:rPr>
          <w:rFonts w:hint="eastAsia"/>
          <w:szCs w:val="21"/>
        </w:rPr>
        <w:t>双方联系人：</w:t>
      </w:r>
    </w:p>
    <w:tbl>
      <w:tblPr>
        <w:tblStyle w:val="af"/>
        <w:tblW w:w="0" w:type="auto"/>
        <w:tblInd w:w="39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608"/>
        <w:gridCol w:w="4622"/>
      </w:tblGrid>
      <w:tr w:rsidR="00E649D5" w14:paraId="156ACC4E" w14:textId="77777777">
        <w:trPr>
          <w:trHeight w:val="439"/>
        </w:trPr>
        <w:tc>
          <w:tcPr>
            <w:tcW w:w="4608" w:type="dxa"/>
            <w:vAlign w:val="center"/>
          </w:tcPr>
          <w:p w14:paraId="6771EF73" w14:textId="77777777" w:rsidR="00E649D5" w:rsidRDefault="001E4860">
            <w:pPr>
              <w:spacing w:line="240" w:lineRule="auto"/>
              <w:jc w:val="center"/>
              <w:rPr>
                <w:rFonts w:ascii="微软雅黑" w:eastAsia="微软雅黑" w:hAnsi="微软雅黑"/>
                <w:b/>
                <w:szCs w:val="21"/>
              </w:rPr>
            </w:pPr>
            <w:r>
              <w:rPr>
                <w:rFonts w:ascii="微软雅黑" w:eastAsia="微软雅黑" w:hAnsi="微软雅黑" w:hint="eastAsia"/>
                <w:b/>
                <w:szCs w:val="21"/>
              </w:rPr>
              <w:t>公司</w:t>
            </w:r>
          </w:p>
        </w:tc>
        <w:tc>
          <w:tcPr>
            <w:tcW w:w="4622" w:type="dxa"/>
            <w:vAlign w:val="center"/>
          </w:tcPr>
          <w:p w14:paraId="18FBF821" w14:textId="77777777" w:rsidR="00E649D5" w:rsidRDefault="001E4860">
            <w:pPr>
              <w:spacing w:line="240" w:lineRule="auto"/>
              <w:jc w:val="center"/>
              <w:rPr>
                <w:rFonts w:ascii="微软雅黑" w:eastAsia="微软雅黑" w:hAnsi="微软雅黑"/>
                <w:b/>
                <w:szCs w:val="21"/>
              </w:rPr>
            </w:pPr>
            <w:r>
              <w:rPr>
                <w:rFonts w:ascii="微软雅黑" w:eastAsia="微软雅黑" w:hAnsi="微软雅黑" w:hint="eastAsia"/>
                <w:b/>
                <w:szCs w:val="21"/>
              </w:rPr>
              <w:t>供应商</w:t>
            </w:r>
          </w:p>
        </w:tc>
      </w:tr>
      <w:tr w:rsidR="00E649D5" w14:paraId="6F62EF12" w14:textId="77777777">
        <w:trPr>
          <w:trHeight w:val="416"/>
        </w:trPr>
        <w:tc>
          <w:tcPr>
            <w:tcW w:w="4608" w:type="dxa"/>
            <w:vAlign w:val="center"/>
          </w:tcPr>
          <w:p w14:paraId="3D2C764C" w14:textId="77777777" w:rsidR="00E649D5" w:rsidRDefault="001E4860">
            <w:pPr>
              <w:spacing w:line="240" w:lineRule="auto"/>
              <w:rPr>
                <w:rFonts w:ascii="微软雅黑" w:eastAsia="微软雅黑" w:hAnsi="微软雅黑"/>
                <w:szCs w:val="21"/>
              </w:rPr>
            </w:pPr>
            <w:r>
              <w:rPr>
                <w:rFonts w:ascii="微软雅黑" w:eastAsia="微软雅黑" w:hAnsi="微软雅黑" w:hint="eastAsia"/>
                <w:szCs w:val="21"/>
              </w:rPr>
              <w:t>联系人：李</w:t>
            </w:r>
            <w:proofErr w:type="gramStart"/>
            <w:r>
              <w:rPr>
                <w:rFonts w:ascii="微软雅黑" w:eastAsia="微软雅黑" w:hAnsi="微软雅黑" w:hint="eastAsia"/>
                <w:szCs w:val="21"/>
              </w:rPr>
              <w:t>世</w:t>
            </w:r>
            <w:proofErr w:type="gramEnd"/>
            <w:r>
              <w:rPr>
                <w:rFonts w:ascii="微软雅黑" w:eastAsia="微软雅黑" w:hAnsi="微软雅黑" w:hint="eastAsia"/>
                <w:szCs w:val="21"/>
              </w:rPr>
              <w:t>杰</w:t>
            </w:r>
          </w:p>
        </w:tc>
        <w:tc>
          <w:tcPr>
            <w:tcW w:w="4622" w:type="dxa"/>
            <w:vAlign w:val="center"/>
          </w:tcPr>
          <w:p w14:paraId="6DC310A8" w14:textId="77777777" w:rsidR="00E649D5" w:rsidRDefault="001E4860">
            <w:pPr>
              <w:spacing w:line="240" w:lineRule="auto"/>
              <w:rPr>
                <w:rFonts w:ascii="微软雅黑" w:eastAsia="微软雅黑" w:hAnsi="微软雅黑"/>
                <w:szCs w:val="21"/>
                <w:lang w:eastAsia="zh-Hans"/>
              </w:rPr>
            </w:pPr>
            <w:r>
              <w:rPr>
                <w:rFonts w:ascii="微软雅黑" w:eastAsia="微软雅黑" w:hAnsi="微软雅黑" w:hint="eastAsia"/>
                <w:szCs w:val="21"/>
              </w:rPr>
              <w:t>联系人：</w:t>
            </w:r>
          </w:p>
        </w:tc>
      </w:tr>
      <w:tr w:rsidR="00E649D5" w14:paraId="4E9F8B1A" w14:textId="77777777">
        <w:trPr>
          <w:trHeight w:val="423"/>
        </w:trPr>
        <w:tc>
          <w:tcPr>
            <w:tcW w:w="4608" w:type="dxa"/>
            <w:vAlign w:val="center"/>
          </w:tcPr>
          <w:p w14:paraId="417A7110" w14:textId="77777777" w:rsidR="00E649D5" w:rsidRDefault="001E4860">
            <w:pPr>
              <w:spacing w:line="240" w:lineRule="auto"/>
              <w:rPr>
                <w:rFonts w:ascii="微软雅黑" w:eastAsia="微软雅黑" w:hAnsi="微软雅黑"/>
                <w:szCs w:val="21"/>
              </w:rPr>
            </w:pPr>
            <w:r>
              <w:rPr>
                <w:rFonts w:ascii="微软雅黑" w:eastAsia="微软雅黑" w:hAnsi="微软雅黑" w:hint="eastAsia"/>
                <w:szCs w:val="21"/>
              </w:rPr>
              <w:t>联系方式：186 4780 9091</w:t>
            </w:r>
          </w:p>
        </w:tc>
        <w:tc>
          <w:tcPr>
            <w:tcW w:w="4622" w:type="dxa"/>
            <w:vAlign w:val="center"/>
          </w:tcPr>
          <w:p w14:paraId="11503F78" w14:textId="77777777" w:rsidR="00E649D5" w:rsidRDefault="001E4860">
            <w:pPr>
              <w:spacing w:line="240" w:lineRule="auto"/>
              <w:rPr>
                <w:rFonts w:ascii="微软雅黑" w:eastAsia="微软雅黑" w:hAnsi="微软雅黑"/>
                <w:szCs w:val="21"/>
              </w:rPr>
            </w:pPr>
            <w:r>
              <w:rPr>
                <w:rFonts w:ascii="微软雅黑" w:eastAsia="微软雅黑" w:hAnsi="微软雅黑" w:hint="eastAsia"/>
                <w:szCs w:val="21"/>
              </w:rPr>
              <w:t>联系方式：</w:t>
            </w:r>
          </w:p>
        </w:tc>
      </w:tr>
      <w:tr w:rsidR="00E649D5" w14:paraId="13860319" w14:textId="77777777">
        <w:trPr>
          <w:trHeight w:val="415"/>
        </w:trPr>
        <w:tc>
          <w:tcPr>
            <w:tcW w:w="4608" w:type="dxa"/>
            <w:vAlign w:val="center"/>
          </w:tcPr>
          <w:p w14:paraId="59A83A3D" w14:textId="77777777" w:rsidR="00E649D5" w:rsidRDefault="001E4860">
            <w:pPr>
              <w:spacing w:line="240" w:lineRule="auto"/>
              <w:rPr>
                <w:rFonts w:ascii="微软雅黑" w:eastAsia="微软雅黑" w:hAnsi="微软雅黑"/>
                <w:szCs w:val="21"/>
              </w:rPr>
            </w:pPr>
            <w:r>
              <w:rPr>
                <w:rFonts w:ascii="微软雅黑" w:eastAsia="微软雅黑" w:hAnsi="微软雅黑" w:hint="eastAsia"/>
                <w:szCs w:val="21"/>
              </w:rPr>
              <w:t>联系地址：江苏省苏州市相城区青龙港路与相融路交叉路口往西北约140米</w:t>
            </w:r>
          </w:p>
        </w:tc>
        <w:tc>
          <w:tcPr>
            <w:tcW w:w="4622" w:type="dxa"/>
            <w:vAlign w:val="center"/>
          </w:tcPr>
          <w:p w14:paraId="25CF0F2D" w14:textId="77777777" w:rsidR="00E649D5" w:rsidRDefault="001E4860">
            <w:pPr>
              <w:spacing w:line="240" w:lineRule="auto"/>
              <w:rPr>
                <w:rFonts w:ascii="微软雅黑" w:eastAsia="微软雅黑" w:hAnsi="微软雅黑"/>
                <w:szCs w:val="21"/>
                <w:lang w:eastAsia="zh-Hans"/>
              </w:rPr>
            </w:pPr>
            <w:r>
              <w:rPr>
                <w:rFonts w:ascii="微软雅黑" w:eastAsia="微软雅黑" w:hAnsi="微软雅黑" w:hint="eastAsia"/>
                <w:szCs w:val="21"/>
              </w:rPr>
              <w:t>联系地址：</w:t>
            </w:r>
          </w:p>
        </w:tc>
      </w:tr>
      <w:tr w:rsidR="00E649D5" w14:paraId="04E71DA5" w14:textId="77777777">
        <w:trPr>
          <w:trHeight w:val="393"/>
        </w:trPr>
        <w:tc>
          <w:tcPr>
            <w:tcW w:w="4608" w:type="dxa"/>
            <w:vAlign w:val="center"/>
          </w:tcPr>
          <w:p w14:paraId="17319014" w14:textId="77777777" w:rsidR="00E649D5" w:rsidRDefault="001E4860">
            <w:pPr>
              <w:spacing w:line="240" w:lineRule="auto"/>
              <w:rPr>
                <w:rFonts w:ascii="微软雅黑" w:eastAsia="微软雅黑" w:hAnsi="微软雅黑"/>
                <w:szCs w:val="21"/>
              </w:rPr>
            </w:pPr>
            <w:r>
              <w:rPr>
                <w:rFonts w:ascii="微软雅黑" w:eastAsia="微软雅黑" w:hAnsi="微软雅黑" w:hint="eastAsia"/>
                <w:szCs w:val="21"/>
              </w:rPr>
              <w:t>联系邮箱：shijie3.li@jicaai.com</w:t>
            </w:r>
          </w:p>
        </w:tc>
        <w:tc>
          <w:tcPr>
            <w:tcW w:w="4622" w:type="dxa"/>
            <w:vAlign w:val="center"/>
          </w:tcPr>
          <w:p w14:paraId="6371195E" w14:textId="77777777" w:rsidR="00E649D5" w:rsidRDefault="001E4860">
            <w:pPr>
              <w:spacing w:line="240" w:lineRule="auto"/>
              <w:rPr>
                <w:rFonts w:ascii="微软雅黑" w:eastAsia="微软雅黑" w:hAnsi="微软雅黑"/>
                <w:szCs w:val="21"/>
                <w:lang w:eastAsia="zh-Hans"/>
              </w:rPr>
            </w:pPr>
            <w:r>
              <w:rPr>
                <w:rFonts w:ascii="微软雅黑" w:eastAsia="微软雅黑" w:hAnsi="微软雅黑" w:hint="eastAsia"/>
                <w:szCs w:val="21"/>
              </w:rPr>
              <w:t>联系邮箱：</w:t>
            </w:r>
          </w:p>
        </w:tc>
      </w:tr>
    </w:tbl>
    <w:p w14:paraId="3168E509" w14:textId="77777777" w:rsidR="00E649D5" w:rsidRDefault="00E649D5">
      <w:pPr>
        <w:spacing w:afterLines="25" w:after="78" w:line="240" w:lineRule="auto"/>
        <w:rPr>
          <w:szCs w:val="21"/>
        </w:rPr>
      </w:pPr>
    </w:p>
    <w:p w14:paraId="2027568C" w14:textId="77777777" w:rsidR="00E649D5" w:rsidRDefault="001E4860">
      <w:pPr>
        <w:pStyle w:val="af1"/>
        <w:numPr>
          <w:ilvl w:val="0"/>
          <w:numId w:val="2"/>
        </w:numPr>
        <w:spacing w:beforeLines="50" w:before="156" w:afterLines="50" w:after="156" w:line="240" w:lineRule="auto"/>
        <w:ind w:firstLineChars="0"/>
        <w:rPr>
          <w:b/>
          <w:szCs w:val="21"/>
        </w:rPr>
      </w:pPr>
      <w:r>
        <w:rPr>
          <w:b/>
          <w:szCs w:val="21"/>
        </w:rPr>
        <w:t>质保及售后要求</w:t>
      </w:r>
      <w:r>
        <w:rPr>
          <w:rFonts w:hint="eastAsia"/>
          <w:b/>
          <w:szCs w:val="21"/>
        </w:rPr>
        <w:t>：</w:t>
      </w:r>
    </w:p>
    <w:p w14:paraId="20300F41" w14:textId="77777777" w:rsidR="00E649D5" w:rsidRDefault="001E4860">
      <w:pPr>
        <w:pStyle w:val="af1"/>
        <w:numPr>
          <w:ilvl w:val="1"/>
          <w:numId w:val="2"/>
        </w:numPr>
        <w:spacing w:afterLines="50" w:after="156" w:line="240" w:lineRule="auto"/>
        <w:ind w:firstLineChars="0"/>
        <w:rPr>
          <w:szCs w:val="21"/>
        </w:rPr>
      </w:pPr>
      <w:r>
        <w:rPr>
          <w:szCs w:val="21"/>
        </w:rPr>
        <w:lastRenderedPageBreak/>
        <w:t>质保范围</w:t>
      </w:r>
      <w:r>
        <w:rPr>
          <w:rFonts w:hint="eastAsia"/>
          <w:szCs w:val="21"/>
        </w:rPr>
        <w:t>：供应商向公司交付的全部成果及服务。</w:t>
      </w:r>
    </w:p>
    <w:p w14:paraId="6EC5F4A5" w14:textId="77777777" w:rsidR="00E649D5" w:rsidRDefault="001E4860">
      <w:pPr>
        <w:pStyle w:val="af1"/>
        <w:numPr>
          <w:ilvl w:val="1"/>
          <w:numId w:val="2"/>
        </w:numPr>
        <w:spacing w:afterLines="50" w:after="156" w:line="240" w:lineRule="auto"/>
        <w:ind w:left="374" w:firstLineChars="0" w:hanging="374"/>
        <w:rPr>
          <w:szCs w:val="21"/>
        </w:rPr>
      </w:pPr>
      <w:r>
        <w:rPr>
          <w:szCs w:val="21"/>
        </w:rPr>
        <w:t>自公司验收合格之日起</w:t>
      </w:r>
      <w:r>
        <w:rPr>
          <w:rFonts w:hint="eastAsia"/>
          <w:szCs w:val="21"/>
        </w:rPr>
        <w:t>，</w:t>
      </w:r>
      <w:r>
        <w:rPr>
          <w:szCs w:val="21"/>
        </w:rPr>
        <w:t>供应商应提供</w:t>
      </w:r>
      <w:permStart w:id="117980050" w:edGrp="everyone"/>
      <w:r>
        <w:rPr>
          <w:rFonts w:hint="eastAsia"/>
          <w:szCs w:val="21"/>
        </w:rPr>
        <w:t xml:space="preserve"> </w:t>
      </w:r>
      <w:r>
        <w:rPr>
          <w:rFonts w:eastAsia="宋体" w:hint="eastAsia"/>
          <w:szCs w:val="21"/>
        </w:rPr>
        <w:t>3</w:t>
      </w:r>
      <w:r>
        <w:rPr>
          <w:rFonts w:hint="eastAsia"/>
          <w:szCs w:val="21"/>
        </w:rPr>
        <w:t xml:space="preserve"> </w:t>
      </w:r>
      <w:permEnd w:id="117980050"/>
      <w:r>
        <w:rPr>
          <w:szCs w:val="21"/>
        </w:rPr>
        <w:t>年的免费质保服务</w:t>
      </w:r>
      <w:r>
        <w:rPr>
          <w:rFonts w:hint="eastAsia"/>
          <w:szCs w:val="21"/>
        </w:rPr>
        <w:t>。</w:t>
      </w:r>
      <w:r>
        <w:rPr>
          <w:szCs w:val="21"/>
        </w:rPr>
        <w:t>前述质保服务期限届满的</w:t>
      </w:r>
      <w:r>
        <w:rPr>
          <w:rFonts w:hint="eastAsia"/>
          <w:szCs w:val="21"/>
        </w:rPr>
        <w:t>，若</w:t>
      </w:r>
      <w:r>
        <w:rPr>
          <w:szCs w:val="21"/>
        </w:rPr>
        <w:t>公司仍需供应商提供质保服务的</w:t>
      </w:r>
      <w:r>
        <w:rPr>
          <w:rFonts w:hint="eastAsia"/>
          <w:szCs w:val="21"/>
        </w:rPr>
        <w:t>，由此</w:t>
      </w:r>
      <w:r>
        <w:rPr>
          <w:szCs w:val="21"/>
        </w:rPr>
        <w:t>产生费用的</w:t>
      </w:r>
      <w:r>
        <w:rPr>
          <w:rFonts w:hint="eastAsia"/>
          <w:szCs w:val="21"/>
        </w:rPr>
        <w:t>，经</w:t>
      </w:r>
      <w:r>
        <w:rPr>
          <w:szCs w:val="21"/>
        </w:rPr>
        <w:t>双方协商一致后</w:t>
      </w:r>
      <w:r>
        <w:rPr>
          <w:rFonts w:hint="eastAsia"/>
          <w:szCs w:val="21"/>
        </w:rPr>
        <w:t>，</w:t>
      </w:r>
      <w:r>
        <w:rPr>
          <w:szCs w:val="21"/>
        </w:rPr>
        <w:t>应另行签订补充</w:t>
      </w:r>
      <w:r>
        <w:rPr>
          <w:rFonts w:hint="eastAsia"/>
          <w:szCs w:val="21"/>
        </w:rPr>
        <w:t>协议。</w:t>
      </w:r>
    </w:p>
    <w:p w14:paraId="3B475B72" w14:textId="77777777" w:rsidR="00E649D5" w:rsidRDefault="001E4860">
      <w:pPr>
        <w:pStyle w:val="af1"/>
        <w:numPr>
          <w:ilvl w:val="1"/>
          <w:numId w:val="2"/>
        </w:numPr>
        <w:spacing w:afterLines="50" w:after="156" w:line="240" w:lineRule="auto"/>
        <w:ind w:left="374" w:firstLineChars="0" w:hanging="374"/>
        <w:rPr>
          <w:szCs w:val="21"/>
        </w:rPr>
      </w:pPr>
      <w:r>
        <w:rPr>
          <w:rFonts w:hint="eastAsia"/>
          <w:szCs w:val="21"/>
        </w:rPr>
        <w:t>供应商应向公司提供每周</w:t>
      </w:r>
      <w:permStart w:id="614758955" w:edGrp="everyone"/>
      <w:r>
        <w:rPr>
          <w:szCs w:val="21"/>
        </w:rPr>
        <w:t xml:space="preserve"> 7 </w:t>
      </w:r>
      <w:permEnd w:id="614758955"/>
      <w:r>
        <w:rPr>
          <w:szCs w:val="21"/>
        </w:rPr>
        <w:t>x</w:t>
      </w:r>
      <w:permStart w:id="681595656" w:edGrp="everyone"/>
      <w:r>
        <w:rPr>
          <w:szCs w:val="21"/>
        </w:rPr>
        <w:t xml:space="preserve"> </w:t>
      </w:r>
      <w:r>
        <w:rPr>
          <w:rFonts w:eastAsia="宋体" w:hint="eastAsia"/>
          <w:szCs w:val="21"/>
        </w:rPr>
        <w:t>2</w:t>
      </w:r>
      <w:r>
        <w:rPr>
          <w:rFonts w:eastAsia="宋体"/>
          <w:szCs w:val="21"/>
        </w:rPr>
        <w:t>4</w:t>
      </w:r>
      <w:r>
        <w:rPr>
          <w:szCs w:val="21"/>
        </w:rPr>
        <w:t xml:space="preserve"> </w:t>
      </w:r>
      <w:permEnd w:id="681595656"/>
      <w:r>
        <w:rPr>
          <w:szCs w:val="21"/>
        </w:rPr>
        <w:t>小时的质保服务</w:t>
      </w:r>
      <w:r>
        <w:rPr>
          <w:rFonts w:hint="eastAsia"/>
          <w:szCs w:val="21"/>
        </w:rPr>
        <w:t>。</w:t>
      </w:r>
      <w:r>
        <w:rPr>
          <w:szCs w:val="21"/>
        </w:rPr>
        <w:t>前述质保服务时间内</w:t>
      </w:r>
      <w:r>
        <w:rPr>
          <w:rFonts w:hint="eastAsia"/>
          <w:szCs w:val="21"/>
        </w:rPr>
        <w:t>，</w:t>
      </w:r>
      <w:r>
        <w:rPr>
          <w:szCs w:val="21"/>
        </w:rPr>
        <w:t>供应商应提供紧急联系人服务</w:t>
      </w:r>
      <w:r>
        <w:rPr>
          <w:rFonts w:hint="eastAsia"/>
          <w:szCs w:val="21"/>
        </w:rPr>
        <w:t>，以确保可以满足公司的质保需求。</w:t>
      </w:r>
    </w:p>
    <w:p w14:paraId="3B8C07D8" w14:textId="77777777" w:rsidR="00E649D5" w:rsidRDefault="001E4860">
      <w:pPr>
        <w:pStyle w:val="af1"/>
        <w:numPr>
          <w:ilvl w:val="1"/>
          <w:numId w:val="2"/>
        </w:numPr>
        <w:spacing w:afterLines="50" w:after="156" w:line="240" w:lineRule="auto"/>
        <w:ind w:firstLineChars="0"/>
        <w:rPr>
          <w:szCs w:val="21"/>
        </w:rPr>
      </w:pPr>
      <w:r>
        <w:rPr>
          <w:szCs w:val="21"/>
        </w:rPr>
        <w:t>供应商应按以下要求响应公司的质保需求</w:t>
      </w:r>
      <w:r>
        <w:rPr>
          <w:rFonts w:hint="eastAsia"/>
          <w:szCs w:val="21"/>
        </w:rPr>
        <w:t>，并提供相应的质保服务：</w:t>
      </w:r>
    </w:p>
    <w:tbl>
      <w:tblPr>
        <w:tblStyle w:val="af"/>
        <w:tblW w:w="9781"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34"/>
        <w:gridCol w:w="3828"/>
        <w:gridCol w:w="2373"/>
        <w:gridCol w:w="2446"/>
      </w:tblGrid>
      <w:tr w:rsidR="00E649D5" w14:paraId="50FD8734" w14:textId="77777777">
        <w:trPr>
          <w:trHeight w:val="450"/>
        </w:trPr>
        <w:tc>
          <w:tcPr>
            <w:tcW w:w="1134" w:type="dxa"/>
            <w:vAlign w:val="center"/>
          </w:tcPr>
          <w:p w14:paraId="0615C4BC" w14:textId="77777777" w:rsidR="00E649D5" w:rsidRDefault="001E4860">
            <w:pPr>
              <w:jc w:val="center"/>
              <w:rPr>
                <w:rFonts w:ascii="微软雅黑" w:eastAsia="微软雅黑" w:hAnsi="微软雅黑"/>
              </w:rPr>
            </w:pPr>
            <w:r>
              <w:rPr>
                <w:rFonts w:ascii="微软雅黑" w:eastAsia="微软雅黑" w:hAnsi="微软雅黑" w:hint="eastAsia"/>
              </w:rPr>
              <w:t>级别</w:t>
            </w:r>
          </w:p>
        </w:tc>
        <w:tc>
          <w:tcPr>
            <w:tcW w:w="3828" w:type="dxa"/>
            <w:vAlign w:val="center"/>
          </w:tcPr>
          <w:p w14:paraId="0C291CEB" w14:textId="77777777" w:rsidR="00E649D5" w:rsidRDefault="001E4860">
            <w:pPr>
              <w:jc w:val="center"/>
              <w:rPr>
                <w:rFonts w:ascii="微软雅黑" w:eastAsia="微软雅黑" w:hAnsi="微软雅黑"/>
              </w:rPr>
            </w:pPr>
            <w:r>
              <w:rPr>
                <w:rFonts w:ascii="微软雅黑" w:eastAsia="微软雅黑" w:hAnsi="微软雅黑" w:hint="eastAsia"/>
              </w:rPr>
              <w:t>内容</w:t>
            </w:r>
          </w:p>
        </w:tc>
        <w:tc>
          <w:tcPr>
            <w:tcW w:w="2373" w:type="dxa"/>
            <w:vAlign w:val="center"/>
          </w:tcPr>
          <w:p w14:paraId="204714D3" w14:textId="77777777" w:rsidR="00E649D5" w:rsidRDefault="001E4860">
            <w:pPr>
              <w:jc w:val="center"/>
              <w:rPr>
                <w:rFonts w:ascii="微软雅黑" w:eastAsia="微软雅黑" w:hAnsi="微软雅黑"/>
              </w:rPr>
            </w:pPr>
            <w:r>
              <w:rPr>
                <w:rFonts w:ascii="微软雅黑" w:eastAsia="微软雅黑" w:hAnsi="微软雅黑" w:hint="eastAsia"/>
              </w:rPr>
              <w:t>响应时间</w:t>
            </w:r>
            <w:permStart w:id="294534441" w:edGrp="everyone"/>
            <w:r>
              <w:rPr>
                <w:rFonts w:ascii="微软雅黑" w:eastAsia="微软雅黑" w:hAnsi="微软雅黑" w:hint="eastAsia"/>
              </w:rPr>
              <w:t>（ 小时）</w:t>
            </w:r>
            <w:permEnd w:id="294534441"/>
          </w:p>
        </w:tc>
        <w:tc>
          <w:tcPr>
            <w:tcW w:w="2446" w:type="dxa"/>
            <w:vAlign w:val="center"/>
          </w:tcPr>
          <w:p w14:paraId="61F6B7FE" w14:textId="77777777" w:rsidR="00E649D5" w:rsidRDefault="001E4860">
            <w:pPr>
              <w:jc w:val="center"/>
              <w:rPr>
                <w:rFonts w:ascii="微软雅黑" w:eastAsia="微软雅黑" w:hAnsi="微软雅黑"/>
              </w:rPr>
            </w:pPr>
            <w:r>
              <w:rPr>
                <w:rFonts w:ascii="微软雅黑" w:eastAsia="微软雅黑" w:hAnsi="微软雅黑" w:hint="eastAsia"/>
              </w:rPr>
              <w:t>解决时间</w:t>
            </w:r>
            <w:permStart w:id="1295399244" w:edGrp="everyone"/>
            <w:r>
              <w:rPr>
                <w:rFonts w:ascii="微软雅黑" w:eastAsia="微软雅黑" w:hAnsi="微软雅黑" w:hint="eastAsia"/>
              </w:rPr>
              <w:t>（ 小时）</w:t>
            </w:r>
            <w:permEnd w:id="1295399244"/>
          </w:p>
        </w:tc>
      </w:tr>
      <w:tr w:rsidR="00E649D5" w14:paraId="32AAD2D3" w14:textId="77777777">
        <w:trPr>
          <w:trHeight w:val="450"/>
        </w:trPr>
        <w:tc>
          <w:tcPr>
            <w:tcW w:w="1134" w:type="dxa"/>
            <w:vAlign w:val="center"/>
          </w:tcPr>
          <w:p w14:paraId="2938C05E" w14:textId="77777777" w:rsidR="00E649D5" w:rsidRDefault="001E4860">
            <w:pPr>
              <w:jc w:val="center"/>
              <w:rPr>
                <w:rFonts w:ascii="微软雅黑" w:eastAsia="微软雅黑" w:hAnsi="微软雅黑"/>
              </w:rPr>
            </w:pPr>
            <w:permStart w:id="1774017174" w:edGrp="everyone" w:colFirst="1" w:colLast="1"/>
            <w:permStart w:id="696076340" w:edGrp="everyone" w:colFirst="2" w:colLast="2"/>
            <w:permStart w:id="1332957754" w:edGrp="everyone" w:colFirst="3" w:colLast="3"/>
            <w:r>
              <w:rPr>
                <w:rFonts w:ascii="微软雅黑" w:eastAsia="微软雅黑" w:hAnsi="微软雅黑" w:hint="eastAsia"/>
              </w:rPr>
              <w:t>P1</w:t>
            </w:r>
          </w:p>
        </w:tc>
        <w:tc>
          <w:tcPr>
            <w:tcW w:w="3828" w:type="dxa"/>
            <w:vAlign w:val="center"/>
          </w:tcPr>
          <w:p w14:paraId="01388DE6" w14:textId="77777777" w:rsidR="00E649D5" w:rsidRDefault="001E4860">
            <w:pPr>
              <w:jc w:val="left"/>
              <w:rPr>
                <w:rFonts w:ascii="微软雅黑" w:eastAsia="微软雅黑" w:hAnsi="微软雅黑"/>
              </w:rPr>
            </w:pPr>
            <w:r>
              <w:rPr>
                <w:rFonts w:ascii="微软雅黑" w:eastAsia="微软雅黑" w:hAnsi="微软雅黑" w:hint="eastAsia"/>
              </w:rPr>
              <w:t>生产事故：导致公司系统无法使用的问题</w:t>
            </w:r>
          </w:p>
        </w:tc>
        <w:tc>
          <w:tcPr>
            <w:tcW w:w="2373" w:type="dxa"/>
            <w:vAlign w:val="center"/>
          </w:tcPr>
          <w:p w14:paraId="71A8696C" w14:textId="77777777" w:rsidR="00E649D5" w:rsidRDefault="001E4860">
            <w:pPr>
              <w:jc w:val="center"/>
              <w:rPr>
                <w:rFonts w:ascii="微软雅黑" w:eastAsia="微软雅黑" w:hAnsi="微软雅黑"/>
              </w:rPr>
            </w:pPr>
            <w:r>
              <w:rPr>
                <w:rFonts w:ascii="微软雅黑" w:eastAsia="微软雅黑" w:hAnsi="微软雅黑" w:hint="eastAsia"/>
              </w:rPr>
              <w:t>1</w:t>
            </w:r>
          </w:p>
        </w:tc>
        <w:tc>
          <w:tcPr>
            <w:tcW w:w="2446" w:type="dxa"/>
            <w:vAlign w:val="center"/>
          </w:tcPr>
          <w:p w14:paraId="64E14F44" w14:textId="77777777" w:rsidR="00E649D5" w:rsidRDefault="001E4860">
            <w:pPr>
              <w:jc w:val="center"/>
              <w:rPr>
                <w:rFonts w:ascii="微软雅黑" w:eastAsia="微软雅黑" w:hAnsi="微软雅黑"/>
              </w:rPr>
            </w:pPr>
            <w:r>
              <w:rPr>
                <w:rFonts w:ascii="微软雅黑" w:eastAsia="微软雅黑" w:hAnsi="微软雅黑" w:hint="eastAsia"/>
              </w:rPr>
              <w:t>2</w:t>
            </w:r>
          </w:p>
        </w:tc>
      </w:tr>
      <w:tr w:rsidR="00E649D5" w14:paraId="198BBC1F" w14:textId="77777777">
        <w:trPr>
          <w:trHeight w:val="450"/>
        </w:trPr>
        <w:tc>
          <w:tcPr>
            <w:tcW w:w="1134" w:type="dxa"/>
            <w:vAlign w:val="center"/>
          </w:tcPr>
          <w:p w14:paraId="5E66AA70" w14:textId="77777777" w:rsidR="00E649D5" w:rsidRDefault="001E4860">
            <w:pPr>
              <w:jc w:val="center"/>
              <w:rPr>
                <w:rFonts w:ascii="微软雅黑" w:eastAsia="微软雅黑" w:hAnsi="微软雅黑"/>
              </w:rPr>
            </w:pPr>
            <w:permStart w:id="421864453" w:edGrp="everyone" w:colFirst="1" w:colLast="1"/>
            <w:permStart w:id="2050837324" w:edGrp="everyone" w:colFirst="2" w:colLast="2"/>
            <w:permStart w:id="1080448187" w:edGrp="everyone" w:colFirst="3" w:colLast="3"/>
            <w:permEnd w:id="1774017174"/>
            <w:permEnd w:id="696076340"/>
            <w:permEnd w:id="1332957754"/>
            <w:r>
              <w:rPr>
                <w:rFonts w:ascii="微软雅黑" w:eastAsia="微软雅黑" w:hAnsi="微软雅黑" w:hint="eastAsia"/>
              </w:rPr>
              <w:t>P2</w:t>
            </w:r>
          </w:p>
        </w:tc>
        <w:tc>
          <w:tcPr>
            <w:tcW w:w="3828" w:type="dxa"/>
            <w:vAlign w:val="center"/>
          </w:tcPr>
          <w:p w14:paraId="23A576F6" w14:textId="77777777" w:rsidR="00E649D5" w:rsidRDefault="001E4860">
            <w:pPr>
              <w:jc w:val="left"/>
              <w:rPr>
                <w:rFonts w:ascii="微软雅黑" w:eastAsia="微软雅黑" w:hAnsi="微软雅黑"/>
              </w:rPr>
            </w:pPr>
            <w:r>
              <w:rPr>
                <w:rFonts w:ascii="微软雅黑" w:eastAsia="微软雅黑" w:hAnsi="微软雅黑" w:hint="eastAsia"/>
              </w:rPr>
              <w:t>影响正常使用的问题：无法正常使用系统功能或无法进行流程配置或运转</w:t>
            </w:r>
          </w:p>
        </w:tc>
        <w:tc>
          <w:tcPr>
            <w:tcW w:w="2373" w:type="dxa"/>
            <w:vAlign w:val="center"/>
          </w:tcPr>
          <w:p w14:paraId="1DD180E7" w14:textId="77777777" w:rsidR="00E649D5" w:rsidRDefault="001E4860">
            <w:pPr>
              <w:jc w:val="center"/>
              <w:rPr>
                <w:rFonts w:ascii="微软雅黑" w:eastAsia="微软雅黑" w:hAnsi="微软雅黑"/>
              </w:rPr>
            </w:pPr>
            <w:r>
              <w:rPr>
                <w:rFonts w:ascii="微软雅黑" w:eastAsia="微软雅黑" w:hAnsi="微软雅黑" w:hint="eastAsia"/>
              </w:rPr>
              <w:t>4</w:t>
            </w:r>
          </w:p>
        </w:tc>
        <w:tc>
          <w:tcPr>
            <w:tcW w:w="2446" w:type="dxa"/>
            <w:vAlign w:val="center"/>
          </w:tcPr>
          <w:p w14:paraId="094AE6FA" w14:textId="77777777" w:rsidR="00E649D5" w:rsidRDefault="001E4860">
            <w:pPr>
              <w:jc w:val="center"/>
              <w:rPr>
                <w:rFonts w:ascii="微软雅黑" w:eastAsia="微软雅黑" w:hAnsi="微软雅黑"/>
              </w:rPr>
            </w:pPr>
            <w:r>
              <w:rPr>
                <w:rFonts w:ascii="微软雅黑" w:eastAsia="微软雅黑" w:hAnsi="微软雅黑" w:hint="eastAsia"/>
              </w:rPr>
              <w:t>8</w:t>
            </w:r>
          </w:p>
        </w:tc>
      </w:tr>
      <w:tr w:rsidR="00E649D5" w14:paraId="1B14C5FB" w14:textId="77777777">
        <w:trPr>
          <w:trHeight w:val="450"/>
        </w:trPr>
        <w:tc>
          <w:tcPr>
            <w:tcW w:w="1134" w:type="dxa"/>
            <w:vAlign w:val="center"/>
          </w:tcPr>
          <w:p w14:paraId="20BCA6B0" w14:textId="77777777" w:rsidR="00E649D5" w:rsidRDefault="001E4860">
            <w:pPr>
              <w:jc w:val="center"/>
              <w:rPr>
                <w:rFonts w:ascii="微软雅黑" w:eastAsia="微软雅黑" w:hAnsi="微软雅黑"/>
              </w:rPr>
            </w:pPr>
            <w:permStart w:id="744307002" w:edGrp="everyone" w:colFirst="1" w:colLast="1"/>
            <w:permStart w:id="1468348945" w:edGrp="everyone" w:colFirst="2" w:colLast="2"/>
            <w:permStart w:id="159268627" w:edGrp="everyone" w:colFirst="3" w:colLast="3"/>
            <w:permEnd w:id="421864453"/>
            <w:permEnd w:id="2050837324"/>
            <w:permEnd w:id="1080448187"/>
            <w:r>
              <w:rPr>
                <w:rFonts w:ascii="微软雅黑" w:eastAsia="微软雅黑" w:hAnsi="微软雅黑" w:hint="eastAsia"/>
              </w:rPr>
              <w:t>P3</w:t>
            </w:r>
          </w:p>
        </w:tc>
        <w:tc>
          <w:tcPr>
            <w:tcW w:w="3828" w:type="dxa"/>
            <w:vAlign w:val="center"/>
          </w:tcPr>
          <w:p w14:paraId="005374F9" w14:textId="77777777" w:rsidR="00E649D5" w:rsidRDefault="001E4860">
            <w:pPr>
              <w:jc w:val="left"/>
              <w:rPr>
                <w:rFonts w:ascii="微软雅黑" w:eastAsia="微软雅黑" w:hAnsi="微软雅黑"/>
              </w:rPr>
            </w:pPr>
            <w:r>
              <w:rPr>
                <w:rFonts w:ascii="微软雅黑" w:eastAsia="微软雅黑" w:hAnsi="微软雅黑" w:hint="eastAsia"/>
              </w:rPr>
              <w:t>不影响正常使用的问题：有一定的报错信息，但系统功能仍能正常使用，不影响系统配置和运转</w:t>
            </w:r>
          </w:p>
        </w:tc>
        <w:tc>
          <w:tcPr>
            <w:tcW w:w="2373" w:type="dxa"/>
            <w:vAlign w:val="center"/>
          </w:tcPr>
          <w:p w14:paraId="1CBB2F6E" w14:textId="77777777" w:rsidR="00E649D5" w:rsidRDefault="001E4860">
            <w:pPr>
              <w:jc w:val="center"/>
              <w:rPr>
                <w:rFonts w:ascii="微软雅黑" w:eastAsia="微软雅黑" w:hAnsi="微软雅黑"/>
              </w:rPr>
            </w:pPr>
            <w:r>
              <w:rPr>
                <w:rFonts w:ascii="微软雅黑" w:eastAsia="微软雅黑" w:hAnsi="微软雅黑" w:hint="eastAsia"/>
              </w:rPr>
              <w:t>8</w:t>
            </w:r>
          </w:p>
        </w:tc>
        <w:tc>
          <w:tcPr>
            <w:tcW w:w="2446" w:type="dxa"/>
            <w:vAlign w:val="center"/>
          </w:tcPr>
          <w:p w14:paraId="54174090" w14:textId="77777777" w:rsidR="00E649D5" w:rsidRDefault="001E4860">
            <w:pPr>
              <w:jc w:val="center"/>
              <w:rPr>
                <w:rFonts w:ascii="微软雅黑" w:eastAsia="微软雅黑" w:hAnsi="微软雅黑"/>
              </w:rPr>
            </w:pPr>
            <w:r>
              <w:rPr>
                <w:rFonts w:ascii="微软雅黑" w:eastAsia="微软雅黑" w:hAnsi="微软雅黑" w:hint="eastAsia"/>
              </w:rPr>
              <w:t>48</w:t>
            </w:r>
          </w:p>
        </w:tc>
      </w:tr>
      <w:permEnd w:id="744307002"/>
      <w:permEnd w:id="1468348945"/>
      <w:permEnd w:id="159268627"/>
    </w:tbl>
    <w:p w14:paraId="06FBF6B8" w14:textId="77777777" w:rsidR="00E649D5" w:rsidRDefault="00E649D5">
      <w:pPr>
        <w:spacing w:beforeLines="50" w:before="156" w:afterLines="50" w:after="156" w:line="240" w:lineRule="auto"/>
        <w:rPr>
          <w:szCs w:val="21"/>
        </w:rPr>
      </w:pPr>
    </w:p>
    <w:p w14:paraId="0B349DBB" w14:textId="77777777" w:rsidR="00E649D5" w:rsidRDefault="001E4860">
      <w:pPr>
        <w:spacing w:beforeLines="50" w:before="156" w:afterLines="50" w:after="156" w:line="240" w:lineRule="auto"/>
        <w:rPr>
          <w:szCs w:val="21"/>
        </w:rPr>
      </w:pPr>
      <w:r>
        <w:rPr>
          <w:rFonts w:hint="eastAsia"/>
          <w:szCs w:val="21"/>
        </w:rPr>
        <w:t>备注：</w:t>
      </w:r>
      <w:r>
        <w:rPr>
          <w:rFonts w:hint="eastAsia"/>
          <w:szCs w:val="21"/>
        </w:rPr>
        <w:t>P</w:t>
      </w:r>
      <w:r>
        <w:rPr>
          <w:szCs w:val="21"/>
        </w:rPr>
        <w:t>1</w:t>
      </w:r>
      <w:r>
        <w:rPr>
          <w:rFonts w:hint="eastAsia"/>
          <w:szCs w:val="21"/>
        </w:rPr>
        <w:t>级为重大紧急级别；</w:t>
      </w:r>
      <w:r>
        <w:rPr>
          <w:rFonts w:hint="eastAsia"/>
          <w:szCs w:val="21"/>
        </w:rPr>
        <w:t>P</w:t>
      </w:r>
      <w:r>
        <w:rPr>
          <w:szCs w:val="21"/>
        </w:rPr>
        <w:t>2</w:t>
      </w:r>
      <w:r>
        <w:rPr>
          <w:rFonts w:hint="eastAsia"/>
          <w:szCs w:val="21"/>
        </w:rPr>
        <w:t>级为较重大紧急级别；</w:t>
      </w:r>
      <w:r>
        <w:rPr>
          <w:rFonts w:hint="eastAsia"/>
          <w:szCs w:val="21"/>
        </w:rPr>
        <w:t>P</w:t>
      </w:r>
      <w:r>
        <w:rPr>
          <w:szCs w:val="21"/>
        </w:rPr>
        <w:t>3</w:t>
      </w:r>
      <w:r>
        <w:rPr>
          <w:rFonts w:hint="eastAsia"/>
          <w:szCs w:val="21"/>
        </w:rPr>
        <w:t>级为一般重大紧急级别。</w:t>
      </w:r>
    </w:p>
    <w:p w14:paraId="7C93BAD7" w14:textId="77777777" w:rsidR="00E649D5" w:rsidRDefault="00E649D5">
      <w:pPr>
        <w:pStyle w:val="af1"/>
        <w:numPr>
          <w:ilvl w:val="0"/>
          <w:numId w:val="10"/>
        </w:numPr>
        <w:spacing w:beforeLines="50" w:before="156" w:afterLines="50" w:after="156"/>
        <w:ind w:firstLineChars="0"/>
        <w:rPr>
          <w:b/>
          <w:vanish/>
          <w:szCs w:val="21"/>
        </w:rPr>
      </w:pPr>
    </w:p>
    <w:p w14:paraId="4A73B4E1" w14:textId="77777777" w:rsidR="00E649D5" w:rsidRDefault="00E649D5">
      <w:pPr>
        <w:pStyle w:val="af1"/>
        <w:numPr>
          <w:ilvl w:val="0"/>
          <w:numId w:val="10"/>
        </w:numPr>
        <w:spacing w:beforeLines="50" w:before="156" w:afterLines="50" w:after="156"/>
        <w:ind w:firstLineChars="0"/>
        <w:rPr>
          <w:b/>
          <w:vanish/>
          <w:szCs w:val="21"/>
        </w:rPr>
      </w:pPr>
    </w:p>
    <w:p w14:paraId="53EEEF6F" w14:textId="77777777" w:rsidR="00E649D5" w:rsidRDefault="00E649D5">
      <w:pPr>
        <w:pStyle w:val="af1"/>
        <w:numPr>
          <w:ilvl w:val="0"/>
          <w:numId w:val="10"/>
        </w:numPr>
        <w:spacing w:beforeLines="50" w:before="156" w:afterLines="50" w:after="156"/>
        <w:ind w:firstLineChars="0"/>
        <w:rPr>
          <w:b/>
          <w:vanish/>
          <w:szCs w:val="21"/>
        </w:rPr>
      </w:pPr>
    </w:p>
    <w:p w14:paraId="10644B0C" w14:textId="77777777" w:rsidR="00E649D5" w:rsidRDefault="00E649D5">
      <w:pPr>
        <w:pStyle w:val="af1"/>
        <w:numPr>
          <w:ilvl w:val="0"/>
          <w:numId w:val="10"/>
        </w:numPr>
        <w:spacing w:beforeLines="50" w:before="156" w:afterLines="50" w:after="156"/>
        <w:ind w:firstLineChars="0"/>
        <w:rPr>
          <w:b/>
          <w:vanish/>
          <w:szCs w:val="21"/>
        </w:rPr>
      </w:pPr>
    </w:p>
    <w:p w14:paraId="729FB70A" w14:textId="77777777" w:rsidR="00E649D5" w:rsidRDefault="00E649D5">
      <w:pPr>
        <w:pStyle w:val="af1"/>
        <w:numPr>
          <w:ilvl w:val="0"/>
          <w:numId w:val="10"/>
        </w:numPr>
        <w:spacing w:beforeLines="50" w:before="156" w:afterLines="50" w:after="156"/>
        <w:ind w:firstLineChars="0"/>
        <w:rPr>
          <w:b/>
          <w:vanish/>
          <w:szCs w:val="21"/>
        </w:rPr>
      </w:pPr>
    </w:p>
    <w:p w14:paraId="743DF6DC" w14:textId="77777777" w:rsidR="00E649D5" w:rsidRDefault="00E649D5">
      <w:pPr>
        <w:pStyle w:val="af1"/>
        <w:numPr>
          <w:ilvl w:val="0"/>
          <w:numId w:val="10"/>
        </w:numPr>
        <w:spacing w:beforeLines="50" w:before="156" w:afterLines="50" w:after="156"/>
        <w:ind w:firstLineChars="0"/>
        <w:rPr>
          <w:b/>
          <w:vanish/>
          <w:szCs w:val="21"/>
        </w:rPr>
      </w:pPr>
    </w:p>
    <w:p w14:paraId="08345C6C" w14:textId="77777777" w:rsidR="00E649D5" w:rsidRDefault="00E649D5">
      <w:pPr>
        <w:pStyle w:val="af1"/>
        <w:numPr>
          <w:ilvl w:val="0"/>
          <w:numId w:val="10"/>
        </w:numPr>
        <w:spacing w:beforeLines="50" w:before="156" w:afterLines="50" w:after="156"/>
        <w:ind w:firstLineChars="0"/>
        <w:rPr>
          <w:b/>
          <w:vanish/>
          <w:szCs w:val="21"/>
        </w:rPr>
      </w:pPr>
    </w:p>
    <w:p w14:paraId="5BCA5082" w14:textId="77777777" w:rsidR="00E649D5" w:rsidRDefault="001E4860">
      <w:pPr>
        <w:pStyle w:val="af1"/>
        <w:numPr>
          <w:ilvl w:val="0"/>
          <w:numId w:val="2"/>
        </w:numPr>
        <w:spacing w:beforeLines="50" w:before="156" w:afterLines="50" w:after="156" w:line="240" w:lineRule="auto"/>
        <w:ind w:firstLineChars="0"/>
        <w:rPr>
          <w:b/>
          <w:szCs w:val="21"/>
        </w:rPr>
      </w:pPr>
      <w:r>
        <w:rPr>
          <w:b/>
          <w:szCs w:val="21"/>
        </w:rPr>
        <w:t>其他</w:t>
      </w:r>
      <w:r>
        <w:rPr>
          <w:rFonts w:hint="eastAsia"/>
          <w:b/>
          <w:szCs w:val="21"/>
        </w:rPr>
        <w:t>（如有）</w:t>
      </w:r>
    </w:p>
    <w:p w14:paraId="7B7F6AAF" w14:textId="77777777" w:rsidR="00E649D5" w:rsidRDefault="001E4860">
      <w:pPr>
        <w:spacing w:beforeLines="50" w:before="156" w:afterLines="50" w:after="156"/>
        <w:rPr>
          <w:b/>
          <w:szCs w:val="21"/>
        </w:rPr>
      </w:pPr>
      <w:r>
        <w:rPr>
          <w:b/>
          <w:szCs w:val="21"/>
        </w:rPr>
        <w:t>供应商确认具备</w:t>
      </w:r>
      <w:proofErr w:type="gramStart"/>
      <w:r>
        <w:rPr>
          <w:b/>
          <w:szCs w:val="21"/>
        </w:rPr>
        <w:t>本任务</w:t>
      </w:r>
      <w:proofErr w:type="gramEnd"/>
      <w:r>
        <w:rPr>
          <w:b/>
          <w:szCs w:val="21"/>
        </w:rPr>
        <w:t>书要求的资质</w:t>
      </w:r>
      <w:r>
        <w:rPr>
          <w:rFonts w:hint="eastAsia"/>
          <w:b/>
          <w:szCs w:val="21"/>
        </w:rPr>
        <w:t>、</w:t>
      </w:r>
      <w:r>
        <w:rPr>
          <w:b/>
          <w:szCs w:val="21"/>
        </w:rPr>
        <w:t>要求或能力</w:t>
      </w:r>
      <w:r>
        <w:rPr>
          <w:rFonts w:hint="eastAsia"/>
          <w:b/>
          <w:szCs w:val="21"/>
        </w:rPr>
        <w:t>，并</w:t>
      </w:r>
      <w:r>
        <w:rPr>
          <w:b/>
          <w:szCs w:val="21"/>
        </w:rPr>
        <w:t>同意严格</w:t>
      </w:r>
      <w:r>
        <w:rPr>
          <w:rFonts w:hint="eastAsia"/>
          <w:b/>
          <w:szCs w:val="21"/>
        </w:rPr>
        <w:t>按照本技术任务书的要求提供各项服务或技术。</w:t>
      </w:r>
      <w:proofErr w:type="gramStart"/>
      <w:r>
        <w:rPr>
          <w:rFonts w:hint="eastAsia"/>
          <w:b/>
          <w:szCs w:val="21"/>
        </w:rPr>
        <w:t>本任务</w:t>
      </w:r>
      <w:proofErr w:type="gramEnd"/>
      <w:r>
        <w:rPr>
          <w:rFonts w:hint="eastAsia"/>
          <w:b/>
          <w:szCs w:val="21"/>
        </w:rPr>
        <w:t>书非经公司书面同意，不可修改或变更。</w:t>
      </w:r>
    </w:p>
    <w:p w14:paraId="622CA525" w14:textId="77777777" w:rsidR="00E649D5" w:rsidRDefault="001E4860">
      <w:pPr>
        <w:spacing w:beforeLines="50" w:before="156" w:afterLines="50" w:after="156"/>
        <w:rPr>
          <w:b/>
          <w:szCs w:val="21"/>
        </w:rPr>
      </w:pPr>
      <w:r>
        <w:rPr>
          <w:rFonts w:hint="eastAsia"/>
          <w:b/>
          <w:szCs w:val="21"/>
        </w:rPr>
        <w:t>供应商确认本技术任务书是供应商对本技术任务书约定项目的技术要求的确认，并非公司和供应商之间的采购关系的确认。</w:t>
      </w:r>
    </w:p>
    <w:p w14:paraId="65C87A18" w14:textId="77777777" w:rsidR="00E649D5" w:rsidRDefault="001E4860">
      <w:pPr>
        <w:spacing w:beforeLines="50" w:before="156" w:afterLines="50" w:after="156" w:line="240" w:lineRule="auto"/>
        <w:rPr>
          <w:b/>
          <w:szCs w:val="21"/>
        </w:rPr>
      </w:pPr>
      <w:r>
        <w:rPr>
          <w:b/>
          <w:szCs w:val="21"/>
        </w:rPr>
        <w:t>供应商</w:t>
      </w:r>
      <w:r>
        <w:rPr>
          <w:rFonts w:hint="eastAsia"/>
          <w:b/>
          <w:szCs w:val="21"/>
        </w:rPr>
        <w:t>在此进一步</w:t>
      </w:r>
      <w:r>
        <w:rPr>
          <w:b/>
          <w:szCs w:val="21"/>
        </w:rPr>
        <w:t>确认并同意</w:t>
      </w:r>
      <w:r>
        <w:rPr>
          <w:rFonts w:hint="eastAsia"/>
          <w:b/>
          <w:szCs w:val="21"/>
        </w:rPr>
        <w:t>，如</w:t>
      </w:r>
      <w:r>
        <w:rPr>
          <w:b/>
          <w:szCs w:val="21"/>
        </w:rPr>
        <w:t>双方正式签署</w:t>
      </w:r>
      <w:r>
        <w:rPr>
          <w:rFonts w:hint="eastAsia"/>
          <w:b/>
          <w:szCs w:val="21"/>
        </w:rPr>
        <w:t>委托开发合同或同类性质合同，本技术任务书是前述正式合同的有效组成部分，与正式合同具有同等法律效力。</w:t>
      </w:r>
    </w:p>
    <w:p w14:paraId="5700DC02" w14:textId="77777777" w:rsidR="006911D6" w:rsidRDefault="006911D6">
      <w:pPr>
        <w:widowControl/>
        <w:spacing w:line="240" w:lineRule="auto"/>
        <w:jc w:val="left"/>
      </w:pPr>
    </w:p>
    <w:p w14:paraId="57052B24" w14:textId="77777777" w:rsidR="00E649D5" w:rsidRDefault="001E4860">
      <w:pPr>
        <w:widowControl/>
        <w:spacing w:line="240" w:lineRule="auto"/>
        <w:jc w:val="left"/>
        <w:rPr>
          <w:rFonts w:asciiTheme="minorEastAsia" w:hAnsiTheme="minorEastAsia" w:cs="Times New Roman"/>
          <w:b/>
          <w:szCs w:val="21"/>
          <w:u w:val="single"/>
        </w:rPr>
      </w:pPr>
      <w:r>
        <w:rPr>
          <w:rFonts w:hint="eastAsia"/>
        </w:rPr>
        <w:t>（本页以下无正文，为技术任务书的供应商签署栏）</w:t>
      </w:r>
    </w:p>
    <w:p w14:paraId="7C54EBED" w14:textId="77777777" w:rsidR="006911D6" w:rsidRDefault="006911D6">
      <w:pPr>
        <w:widowControl/>
        <w:spacing w:line="240" w:lineRule="auto"/>
        <w:jc w:val="left"/>
        <w:rPr>
          <w:ins w:id="838" w:author="LiShijie/李世杰" w:date="2024-01-24T15:50:00Z"/>
          <w:rFonts w:asciiTheme="minorEastAsia" w:hAnsiTheme="minorEastAsia" w:cs="Times New Roman"/>
          <w:szCs w:val="21"/>
        </w:rPr>
      </w:pPr>
      <w:ins w:id="839" w:author="LiShijie/李世杰" w:date="2024-01-24T15:50:00Z">
        <w:r>
          <w:rPr>
            <w:b/>
          </w:rPr>
          <w:br w:type="page"/>
        </w:r>
      </w:ins>
    </w:p>
    <w:p w14:paraId="60EBD9DB" w14:textId="77777777" w:rsidR="00E649D5" w:rsidRDefault="00E649D5">
      <w:pPr>
        <w:pStyle w:val="1"/>
        <w:numPr>
          <w:ilvl w:val="0"/>
          <w:numId w:val="0"/>
        </w:numPr>
        <w:rPr>
          <w:b w:val="0"/>
          <w:u w:val="none"/>
        </w:rPr>
      </w:pPr>
    </w:p>
    <w:p w14:paraId="5311A303" w14:textId="77777777" w:rsidR="006911D6" w:rsidRDefault="006911D6">
      <w:pPr>
        <w:pStyle w:val="1"/>
        <w:numPr>
          <w:ilvl w:val="0"/>
          <w:numId w:val="0"/>
        </w:numPr>
        <w:rPr>
          <w:u w:val="none"/>
        </w:rPr>
        <w:sectPr w:rsidR="006911D6">
          <w:headerReference w:type="default" r:id="rId13"/>
          <w:footerReference w:type="default" r:id="rId14"/>
          <w:type w:val="continuous"/>
          <w:pgSz w:w="11906" w:h="16838"/>
          <w:pgMar w:top="1440" w:right="1080" w:bottom="1440" w:left="1080" w:header="851" w:footer="992" w:gutter="0"/>
          <w:cols w:space="425"/>
          <w:docGrid w:type="lines" w:linePitch="312"/>
        </w:sectPr>
      </w:pPr>
    </w:p>
    <w:p w14:paraId="66A79EFA" w14:textId="77777777" w:rsidR="00E649D5" w:rsidRDefault="001E4860">
      <w:pPr>
        <w:pStyle w:val="1"/>
        <w:numPr>
          <w:ilvl w:val="0"/>
          <w:numId w:val="0"/>
        </w:numPr>
        <w:rPr>
          <w:u w:val="none"/>
          <w:lang w:eastAsia="zh-Hans"/>
        </w:rPr>
      </w:pPr>
      <w:r>
        <w:rPr>
          <w:u w:val="none"/>
        </w:rPr>
        <w:t>供应商</w:t>
      </w:r>
      <w:r>
        <w:rPr>
          <w:rFonts w:hint="eastAsia"/>
          <w:u w:val="none"/>
        </w:rPr>
        <w:t>（盖章）：</w:t>
      </w:r>
    </w:p>
    <w:p w14:paraId="478AC472" w14:textId="77777777" w:rsidR="00E649D5" w:rsidRDefault="001E4860">
      <w:pPr>
        <w:pStyle w:val="1"/>
        <w:numPr>
          <w:ilvl w:val="0"/>
          <w:numId w:val="0"/>
        </w:numPr>
        <w:rPr>
          <w:b w:val="0"/>
          <w:u w:val="none"/>
        </w:rPr>
      </w:pPr>
      <w:r>
        <w:rPr>
          <w:b w:val="0"/>
          <w:u w:val="none"/>
        </w:rPr>
        <w:t>授权代表</w:t>
      </w:r>
      <w:r>
        <w:rPr>
          <w:rFonts w:hint="eastAsia"/>
          <w:b w:val="0"/>
          <w:u w:val="none"/>
        </w:rPr>
        <w:t>：</w:t>
      </w:r>
    </w:p>
    <w:p w14:paraId="319F2B46" w14:textId="77777777" w:rsidR="00E649D5" w:rsidRDefault="001E4860">
      <w:pPr>
        <w:pStyle w:val="1"/>
        <w:numPr>
          <w:ilvl w:val="0"/>
          <w:numId w:val="0"/>
        </w:numPr>
        <w:rPr>
          <w:b w:val="0"/>
          <w:u w:val="none"/>
        </w:rPr>
      </w:pPr>
      <w:r>
        <w:rPr>
          <w:b w:val="0"/>
          <w:u w:val="none"/>
        </w:rPr>
        <w:t>职位</w:t>
      </w:r>
      <w:r>
        <w:rPr>
          <w:rFonts w:hint="eastAsia"/>
          <w:b w:val="0"/>
          <w:u w:val="none"/>
        </w:rPr>
        <w:t>：</w:t>
      </w:r>
    </w:p>
    <w:p w14:paraId="424BD873" w14:textId="77777777" w:rsidR="00E649D5" w:rsidRDefault="00E649D5">
      <w:pPr>
        <w:pStyle w:val="1"/>
        <w:numPr>
          <w:ilvl w:val="0"/>
          <w:numId w:val="0"/>
        </w:numPr>
        <w:rPr>
          <w:b w:val="0"/>
          <w:u w:val="none"/>
        </w:rPr>
      </w:pPr>
    </w:p>
    <w:p w14:paraId="72BB7A35" w14:textId="77777777" w:rsidR="00E649D5" w:rsidRDefault="00E649D5">
      <w:pPr>
        <w:pStyle w:val="1"/>
        <w:numPr>
          <w:ilvl w:val="0"/>
          <w:numId w:val="0"/>
        </w:numPr>
        <w:rPr>
          <w:b w:val="0"/>
          <w:u w:val="none"/>
        </w:rPr>
      </w:pPr>
    </w:p>
    <w:sectPr w:rsidR="00E649D5">
      <w:headerReference w:type="default" r:id="rId15"/>
      <w:footerReference w:type="default" r:id="rId16"/>
      <w:type w:val="continuous"/>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5" w:author="谢雪晴(谢些些)" w:date="2024-02-26T18:30:00Z" w:initials="雪晴">
    <w:p w14:paraId="7C088281" w14:textId="62B6CC0B" w:rsidR="00A37F36" w:rsidRDefault="00A37F36">
      <w:pPr>
        <w:pStyle w:val="a3"/>
        <w:spacing w:before="156"/>
        <w:rPr>
          <w:lang w:eastAsia="zh-CN"/>
        </w:rPr>
      </w:pPr>
      <w:r>
        <w:rPr>
          <w:rStyle w:val="af0"/>
        </w:rPr>
        <w:annotationRef/>
      </w:r>
      <w:r>
        <w:rPr>
          <w:rFonts w:hint="eastAsia"/>
          <w:lang w:eastAsia="zh-CN"/>
        </w:rPr>
        <w:t>目前</w:t>
      </w:r>
      <w:r>
        <w:rPr>
          <w:rFonts w:hint="eastAsia"/>
          <w:lang w:eastAsia="zh-CN"/>
        </w:rPr>
        <w:t>I</w:t>
      </w:r>
      <w:r>
        <w:rPr>
          <w:lang w:eastAsia="zh-CN"/>
        </w:rPr>
        <w:t>C</w:t>
      </w:r>
      <w:r>
        <w:rPr>
          <w:rFonts w:hint="eastAsia"/>
          <w:lang w:eastAsia="zh-CN"/>
        </w:rPr>
        <w:t>制作结束位置</w:t>
      </w:r>
      <w:r w:rsidR="0044197F">
        <w:rPr>
          <w:rFonts w:hint="eastAsia"/>
          <w:lang w:eastAsia="zh-CN"/>
        </w:rPr>
        <w:t>标志包括：</w:t>
      </w:r>
      <w:r w:rsidR="0044197F">
        <w:rPr>
          <w:lang w:eastAsia="zh-CN"/>
        </w:rPr>
        <w:t>收费站、导流区</w:t>
      </w:r>
      <w:r w:rsidR="0044197F">
        <w:rPr>
          <w:rFonts w:hint="eastAsia"/>
          <w:lang w:eastAsia="zh-CN"/>
        </w:rPr>
        <w:t>、</w:t>
      </w:r>
      <w:r w:rsidR="0044197F">
        <w:rPr>
          <w:lang w:eastAsia="zh-CN"/>
        </w:rPr>
        <w:t>实线或物理隔离</w:t>
      </w:r>
      <w:r w:rsidR="0044197F">
        <w:rPr>
          <w:rFonts w:hint="eastAsia"/>
          <w:lang w:eastAsia="zh-CN"/>
        </w:rPr>
        <w:t>结束处</w:t>
      </w:r>
      <w:r w:rsidR="0044197F">
        <w:rPr>
          <w:lang w:eastAsia="zh-CN"/>
        </w:rPr>
        <w:t>、路口</w:t>
      </w:r>
    </w:p>
  </w:comment>
  <w:comment w:id="440" w:author="谢雪晴(谢些些)" w:date="2024-02-26T18:44:00Z" w:initials="雪晴">
    <w:p w14:paraId="13B82100" w14:textId="77777777" w:rsidR="00DE37F5" w:rsidRDefault="00DE37F5">
      <w:pPr>
        <w:pStyle w:val="a3"/>
        <w:spacing w:before="156"/>
        <w:rPr>
          <w:lang w:eastAsia="zh-CN"/>
        </w:rPr>
      </w:pPr>
      <w:r>
        <w:rPr>
          <w:rStyle w:val="af0"/>
        </w:rPr>
        <w:annotationRef/>
      </w:r>
      <w:r>
        <w:rPr>
          <w:rFonts w:hint="eastAsia"/>
          <w:sz w:val="23"/>
          <w:szCs w:val="23"/>
          <w:lang w:eastAsia="zh-CN"/>
        </w:rPr>
        <w:t>优先原则：</w:t>
      </w:r>
      <w:r>
        <w:rPr>
          <w:rFonts w:ascii="Times New Roman" w:hAnsi="Times New Roman" w:cs="Times New Roman"/>
          <w:sz w:val="23"/>
          <w:szCs w:val="23"/>
          <w:lang w:eastAsia="zh-CN"/>
        </w:rPr>
        <w:t>MPP</w:t>
      </w:r>
      <w:r>
        <w:rPr>
          <w:rFonts w:hAnsi="Times New Roman" w:hint="eastAsia"/>
          <w:sz w:val="23"/>
          <w:szCs w:val="23"/>
          <w:lang w:eastAsia="zh-CN"/>
        </w:rPr>
        <w:t>在有导航路径时以导航路径优先，无导航路径时采用主路优先、道路等级优先、道路等级相同时最小角度优先的原则。</w:t>
      </w:r>
    </w:p>
  </w:comment>
  <w:comment w:id="793" w:author="董利军" w:date="2024-02-27T15:14:00Z" w:initials="董利军">
    <w:p w14:paraId="4686AA78" w14:textId="6222872E" w:rsidR="005439C1" w:rsidRPr="00CC1331" w:rsidRDefault="005439C1">
      <w:pPr>
        <w:pStyle w:val="a3"/>
        <w:spacing w:before="156"/>
        <w:rPr>
          <w:lang w:eastAsia="zh-CN"/>
        </w:rPr>
      </w:pPr>
      <w:r>
        <w:rPr>
          <w:rStyle w:val="af0"/>
        </w:rPr>
        <w:annotationRef/>
      </w:r>
      <w:proofErr w:type="gramStart"/>
      <w:r>
        <w:rPr>
          <w:rFonts w:hint="eastAsia"/>
          <w:lang w:eastAsia="zh-CN"/>
        </w:rPr>
        <w:t>标红部分</w:t>
      </w:r>
      <w:proofErr w:type="gramEnd"/>
      <w:r>
        <w:rPr>
          <w:rFonts w:hint="eastAsia"/>
          <w:lang w:eastAsia="zh-CN"/>
        </w:rPr>
        <w:t>当前工具暂不支持</w:t>
      </w:r>
      <w:r w:rsidR="00CC1331">
        <w:rPr>
          <w:rFonts w:hint="eastAsia"/>
          <w:lang w:eastAsia="zh-CN"/>
        </w:rPr>
        <w:t>，其中第九条只支持部分要素。</w:t>
      </w:r>
    </w:p>
  </w:comment>
  <w:comment w:id="794" w:author="谢雪晴(谢些些)" w:date="2024-02-27T17:25:00Z" w:initials="雪晴">
    <w:p w14:paraId="4E1344CF" w14:textId="500901D0" w:rsidR="00B26606" w:rsidRDefault="00B26606">
      <w:pPr>
        <w:pStyle w:val="a3"/>
        <w:spacing w:before="156"/>
        <w:rPr>
          <w:lang w:eastAsia="zh-CN"/>
        </w:rPr>
      </w:pPr>
      <w:r>
        <w:rPr>
          <w:rStyle w:val="af0"/>
        </w:rPr>
        <w:annotationRef/>
      </w:r>
      <w:r>
        <w:rPr>
          <w:rFonts w:hint="eastAsia"/>
          <w:lang w:eastAsia="zh-CN"/>
        </w:rPr>
        <w:t>吉</w:t>
      </w:r>
      <w:proofErr w:type="gramStart"/>
      <w:r>
        <w:rPr>
          <w:rFonts w:hint="eastAsia"/>
          <w:lang w:eastAsia="zh-CN"/>
        </w:rPr>
        <w:t>咖</w:t>
      </w:r>
      <w:proofErr w:type="gramEnd"/>
      <w:r>
        <w:rPr>
          <w:rFonts w:hint="eastAsia"/>
          <w:lang w:eastAsia="zh-CN"/>
        </w:rPr>
        <w:t>评估必要项，</w:t>
      </w:r>
      <w:proofErr w:type="gramStart"/>
      <w:r>
        <w:rPr>
          <w:rFonts w:hint="eastAsia"/>
          <w:lang w:eastAsia="zh-CN"/>
        </w:rPr>
        <w:t>朗歌同步</w:t>
      </w:r>
      <w:proofErr w:type="gramEnd"/>
      <w:r>
        <w:rPr>
          <w:rFonts w:hint="eastAsia"/>
          <w:lang w:eastAsia="zh-CN"/>
        </w:rPr>
        <w:t>评估工时、周期、可行性</w:t>
      </w:r>
    </w:p>
  </w:comment>
  <w:comment w:id="829" w:author="董利军" w:date="2024-02-27T10:32:00Z" w:initials="董利军">
    <w:p w14:paraId="64F85897" w14:textId="077FD5C6" w:rsidR="00765F75" w:rsidRDefault="00765F75">
      <w:pPr>
        <w:pStyle w:val="a3"/>
        <w:spacing w:before="156"/>
      </w:pPr>
      <w:r>
        <w:rPr>
          <w:rStyle w:val="af0"/>
        </w:rPr>
        <w:annotationRef/>
      </w:r>
      <w:r>
        <w:rPr>
          <w:rFonts w:hint="eastAsia"/>
          <w:lang w:eastAsia="zh-CN"/>
        </w:rPr>
        <w:t>更新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088281" w15:done="0"/>
  <w15:commentEx w15:paraId="13B82100" w15:done="0"/>
  <w15:commentEx w15:paraId="4686AA78" w15:done="0"/>
  <w15:commentEx w15:paraId="4E1344CF" w15:paraIdParent="4686AA78" w15:done="0"/>
  <w15:commentEx w15:paraId="64F858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89558B" w16cid:durableId="298837BF"/>
  <w16cid:commentId w16cid:paraId="7A7B94A7" w16cid:durableId="2988960C"/>
  <w16cid:commentId w16cid:paraId="7C088281" w16cid:durableId="29875733"/>
  <w16cid:commentId w16cid:paraId="3971989B" w16cid:durableId="29883769"/>
  <w16cid:commentId w16cid:paraId="23A2356E" w16cid:durableId="2988975F"/>
  <w16cid:commentId w16cid:paraId="2E8E61A3" w16cid:durableId="29883B86"/>
  <w16cid:commentId w16cid:paraId="6D83840C" w16cid:durableId="29875905"/>
  <w16cid:commentId w16cid:paraId="2481B8B7" w16cid:durableId="298897AF"/>
  <w16cid:commentId w16cid:paraId="696DC3DB" w16cid:durableId="29875AC1"/>
  <w16cid:commentId w16cid:paraId="38FB252B" w16cid:durableId="29888059"/>
  <w16cid:commentId w16cid:paraId="32FFA05F" w16cid:durableId="29875A78"/>
  <w16cid:commentId w16cid:paraId="13B82100" w16cid:durableId="29875A9C"/>
  <w16cid:commentId w16cid:paraId="1296A4D2" w16cid:durableId="29887A38"/>
  <w16cid:commentId w16cid:paraId="7FD50AFA" w16cid:durableId="298880A6"/>
  <w16cid:commentId w16cid:paraId="4686AA78" w16cid:durableId="29887AE3"/>
  <w16cid:commentId w16cid:paraId="4E1344CF" w16cid:durableId="2988999D"/>
  <w16cid:commentId w16cid:paraId="64F85897" w16cid:durableId="298838B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06F6B" w14:textId="77777777" w:rsidR="00AE7F6A" w:rsidRDefault="00AE7F6A">
      <w:pPr>
        <w:spacing w:line="240" w:lineRule="auto"/>
      </w:pPr>
      <w:r>
        <w:separator/>
      </w:r>
    </w:p>
  </w:endnote>
  <w:endnote w:type="continuationSeparator" w:id="0">
    <w:p w14:paraId="35F8F223" w14:textId="77777777" w:rsidR="00AE7F6A" w:rsidRDefault="00AE7F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汉仪旗黑KW 55S"/>
    <w:panose1 w:val="020B0503020204020204"/>
    <w:charset w:val="86"/>
    <w:family w:val="swiss"/>
    <w:pitch w:val="variable"/>
    <w:sig w:usb0="80000287" w:usb1="2ACF3C50" w:usb2="00000016" w:usb3="00000000" w:csb0="0004001F" w:csb1="00000000"/>
  </w:font>
  <w:font w:name="微软雅黑 Light">
    <w:altName w:val="汉仪中黑KW"/>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813C4" w14:textId="1173C9F8" w:rsidR="00E649D5" w:rsidRDefault="001E4860">
    <w:pPr>
      <w:pStyle w:val="a9"/>
    </w:pPr>
    <w:r>
      <w:rPr>
        <w:rFonts w:hint="eastAsia"/>
      </w:rPr>
      <w:t>保密</w:t>
    </w:r>
    <w:r>
      <w:ptab w:relativeTo="margin" w:alignment="center" w:leader="none"/>
    </w:r>
    <w:r>
      <w:t xml:space="preserve"> </w:t>
    </w:r>
    <w:r>
      <w:ptab w:relativeTo="margin" w:alignment="right" w:leader="none"/>
    </w:r>
    <w:r>
      <w:rPr>
        <w:lang w:val="zh-CN"/>
      </w:rPr>
      <w:t xml:space="preserve"> </w:t>
    </w:r>
    <w:r>
      <w:rPr>
        <w:b/>
        <w:bCs/>
      </w:rPr>
      <w:fldChar w:fldCharType="begin"/>
    </w:r>
    <w:r>
      <w:rPr>
        <w:b/>
        <w:bCs/>
      </w:rPr>
      <w:instrText>PAGE  \* Arabic  \* MERGEFORMAT</w:instrText>
    </w:r>
    <w:r>
      <w:rPr>
        <w:b/>
        <w:bCs/>
      </w:rPr>
      <w:fldChar w:fldCharType="separate"/>
    </w:r>
    <w:r w:rsidR="00420503" w:rsidRPr="00420503">
      <w:rPr>
        <w:b/>
        <w:bCs/>
        <w:noProof/>
        <w:lang w:val="zh-CN"/>
      </w:rPr>
      <w:t>4</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sidR="00420503" w:rsidRPr="00420503">
      <w:rPr>
        <w:b/>
        <w:bCs/>
        <w:noProof/>
        <w:lang w:val="zh-CN"/>
      </w:rPr>
      <w:t>8</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82121" w14:textId="77777777" w:rsidR="00E649D5" w:rsidRDefault="001E4860">
    <w:pPr>
      <w:pStyle w:val="a9"/>
    </w:pPr>
    <w:r>
      <w:rPr>
        <w:rFonts w:hint="eastAsia"/>
      </w:rPr>
      <w:t>保密</w:t>
    </w:r>
    <w:r>
      <w:ptab w:relativeTo="margin" w:alignment="center" w:leader="none"/>
    </w:r>
    <w:r>
      <w:t xml:space="preserve"> </w:t>
    </w:r>
    <w:r>
      <w:ptab w:relativeTo="margin" w:alignment="right" w:leader="none"/>
    </w:r>
    <w:r>
      <w:rPr>
        <w:lang w:val="zh-CN"/>
      </w:rPr>
      <w:t xml:space="preserve"> </w:t>
    </w:r>
    <w:r>
      <w:rPr>
        <w:b/>
        <w:bCs/>
      </w:rPr>
      <w:fldChar w:fldCharType="begin"/>
    </w:r>
    <w:r>
      <w:rPr>
        <w:b/>
        <w:bCs/>
      </w:rPr>
      <w:instrText>PAGE  \* Arabic  \* MERGEFORMAT</w:instrText>
    </w:r>
    <w:r>
      <w:rPr>
        <w:b/>
        <w:bCs/>
      </w:rPr>
      <w:fldChar w:fldCharType="separate"/>
    </w:r>
    <w:r w:rsidR="006911D6" w:rsidRPr="006911D6">
      <w:rPr>
        <w:b/>
        <w:bCs/>
        <w:noProof/>
        <w:lang w:val="zh-CN"/>
      </w:rPr>
      <w:t>8</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sidR="006911D6" w:rsidRPr="006911D6">
      <w:rPr>
        <w:b/>
        <w:bCs/>
        <w:noProof/>
        <w:lang w:val="zh-CN"/>
      </w:rPr>
      <w:t>8</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1EE8F9" w14:textId="77777777" w:rsidR="00AE7F6A" w:rsidRDefault="00AE7F6A">
      <w:pPr>
        <w:spacing w:line="240" w:lineRule="auto"/>
      </w:pPr>
      <w:r>
        <w:separator/>
      </w:r>
    </w:p>
  </w:footnote>
  <w:footnote w:type="continuationSeparator" w:id="0">
    <w:p w14:paraId="52728FC3" w14:textId="77777777" w:rsidR="00AE7F6A" w:rsidRDefault="00AE7F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B72E3" w14:textId="77777777" w:rsidR="00E649D5" w:rsidRDefault="001E4860">
    <w:pPr>
      <w:pStyle w:val="ab"/>
    </w:pPr>
    <w:r>
      <w:t>技术任务书</w:t>
    </w:r>
    <w:r>
      <w:rPr>
        <w:rFonts w:hint="eastAsia"/>
      </w:rPr>
      <w:t>（</w:t>
    </w:r>
    <w:r>
      <w:rPr>
        <w:rFonts w:hint="eastAsia"/>
        <w:lang w:eastAsia="zh-Hans"/>
      </w:rPr>
      <w:t>委托开发</w:t>
    </w:r>
    <w:r>
      <w:rPr>
        <w:rFonts w:hint="eastAsia"/>
      </w:rPr>
      <w:t>类）</w:t>
    </w:r>
    <w:r>
      <w:ptab w:relativeTo="margin" w:alignment="center" w:leader="none"/>
    </w:r>
    <w:r>
      <w:ptab w:relativeTo="margin" w:alignment="right" w:leader="none"/>
    </w:r>
    <w:r>
      <w:rPr>
        <w:rFonts w:ascii="微软雅黑 Light" w:eastAsia="微软雅黑 Light" w:hAnsi="微软雅黑 Light"/>
      </w:rPr>
      <w:t>文件版本编号</w:t>
    </w:r>
    <w:r>
      <w:rPr>
        <w:rFonts w:ascii="微软雅黑 Light" w:eastAsia="微软雅黑 Light" w:hAnsi="微软雅黑 Light" w:hint="eastAsia"/>
      </w:rPr>
      <w:t>：</w:t>
    </w:r>
    <w:r>
      <w:rPr>
        <w:rFonts w:ascii="微软雅黑 Light" w:eastAsia="微软雅黑 Light" w:hAnsi="微软雅黑 Light"/>
      </w:rPr>
      <w:t>JSRWS</w:t>
    </w:r>
    <w:r>
      <w:rPr>
        <w:rFonts w:ascii="微软雅黑 Light" w:eastAsia="微软雅黑 Light" w:hAnsi="微软雅黑 Light" w:hint="eastAsia"/>
      </w:rPr>
      <w:t>（</w:t>
    </w:r>
    <w:r>
      <w:rPr>
        <w:rFonts w:ascii="微软雅黑 Light" w:eastAsia="微软雅黑 Light" w:hAnsi="微软雅黑 Light" w:hint="eastAsia"/>
        <w:lang w:eastAsia="zh-Hans"/>
      </w:rPr>
      <w:t>WTKF</w:t>
    </w:r>
    <w:r>
      <w:rPr>
        <w:rFonts w:ascii="微软雅黑 Light" w:eastAsia="微软雅黑 Light" w:hAnsi="微软雅黑 Light" w:hint="eastAsia"/>
      </w:rPr>
      <w:t>）</w:t>
    </w:r>
    <w:r>
      <w:rPr>
        <w:rFonts w:ascii="微软雅黑 Light" w:eastAsia="微软雅黑 Light" w:hAnsi="微软雅黑 Light"/>
      </w:rPr>
      <w:t>2022</w:t>
    </w:r>
    <w:r>
      <w:rPr>
        <w:rFonts w:ascii="微软雅黑 Light" w:eastAsia="微软雅黑 Light" w:hAnsi="微软雅黑 Light" w:hint="eastAsia"/>
      </w:rPr>
      <w:t>-</w:t>
    </w:r>
    <w:r>
      <w:rPr>
        <w:rFonts w:ascii="微软雅黑 Light" w:eastAsia="微软雅黑 Light" w:hAnsi="微软雅黑 Light"/>
      </w:rPr>
      <w:t>05</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A7801" w14:textId="77777777" w:rsidR="00E649D5" w:rsidRDefault="001E4860">
    <w:pPr>
      <w:pStyle w:val="ab"/>
    </w:pPr>
    <w:r>
      <w:rPr>
        <w:noProof/>
      </w:rPr>
      <w:drawing>
        <wp:inline distT="0" distB="0" distL="0" distR="0" wp14:anchorId="230251FE" wp14:editId="2B103117">
          <wp:extent cx="834390" cy="235585"/>
          <wp:effectExtent l="0" t="0" r="381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4390" cy="235585"/>
                  </a:xfrm>
                  <a:prstGeom prst="rect">
                    <a:avLst/>
                  </a:prstGeom>
                  <a:noFill/>
                  <a:ln w="9525">
                    <a:noFill/>
                  </a:ln>
                </pic:spPr>
              </pic:pic>
            </a:graphicData>
          </a:graphic>
        </wp:inline>
      </w:drawing>
    </w:r>
    <w:r>
      <w:t>技术任务书</w:t>
    </w:r>
    <w:r>
      <w:rPr>
        <w:rFonts w:hint="eastAsia"/>
      </w:rPr>
      <w:t>（委托开发类）</w:t>
    </w:r>
    <w:r>
      <w:ptab w:relativeTo="margin" w:alignment="center" w:leader="none"/>
    </w:r>
    <w:r>
      <w:ptab w:relativeTo="margin" w:alignment="right" w:leader="none"/>
    </w:r>
    <w:r>
      <w:rPr>
        <w:rFonts w:ascii="微软雅黑 Light" w:eastAsia="微软雅黑 Light" w:hAnsi="微软雅黑 Light"/>
      </w:rPr>
      <w:t>文件版本编号</w:t>
    </w:r>
    <w:r>
      <w:rPr>
        <w:rFonts w:ascii="微软雅黑 Light" w:eastAsia="微软雅黑 Light" w:hAnsi="微软雅黑 Light" w:hint="eastAsia"/>
      </w:rPr>
      <w:t>：</w:t>
    </w:r>
    <w:r>
      <w:rPr>
        <w:rFonts w:ascii="微软雅黑 Light" w:eastAsia="微软雅黑 Light" w:hAnsi="微软雅黑 Light"/>
      </w:rPr>
      <w:t>JSRWS</w:t>
    </w:r>
    <w:r>
      <w:rPr>
        <w:rFonts w:ascii="微软雅黑 Light" w:eastAsia="微软雅黑 Light" w:hAnsi="微软雅黑 Light" w:hint="eastAsia"/>
      </w:rPr>
      <w:t>（</w:t>
    </w:r>
    <w:r>
      <w:rPr>
        <w:rFonts w:ascii="微软雅黑 Light" w:eastAsia="微软雅黑 Light" w:hAnsi="微软雅黑 Light"/>
      </w:rPr>
      <w:t>FW</w:t>
    </w:r>
    <w:r>
      <w:rPr>
        <w:rFonts w:ascii="微软雅黑 Light" w:eastAsia="微软雅黑 Light" w:hAnsi="微软雅黑 Light" w:hint="eastAsia"/>
      </w:rPr>
      <w:t>）</w:t>
    </w:r>
    <w:r>
      <w:rPr>
        <w:rFonts w:ascii="微软雅黑 Light" w:eastAsia="微软雅黑 Light" w:hAnsi="微软雅黑 Light"/>
      </w:rPr>
      <w:t>2022</w:t>
    </w:r>
    <w:r>
      <w:rPr>
        <w:rFonts w:ascii="微软雅黑 Light" w:eastAsia="微软雅黑 Light" w:hAnsi="微软雅黑 Light" w:hint="eastAsia"/>
      </w:rPr>
      <w:t>-</w:t>
    </w:r>
    <w:r>
      <w:rPr>
        <w:rFonts w:ascii="微软雅黑 Light" w:eastAsia="微软雅黑 Light" w:hAnsi="微软雅黑 Light"/>
      </w:rPr>
      <w:t>05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8E5E5E7"/>
    <w:multiLevelType w:val="singleLevel"/>
    <w:tmpl w:val="C8E5E5E7"/>
    <w:lvl w:ilvl="0">
      <w:start w:val="1"/>
      <w:numFmt w:val="decimal"/>
      <w:suff w:val="nothing"/>
      <w:lvlText w:val="（%1）"/>
      <w:lvlJc w:val="left"/>
    </w:lvl>
  </w:abstractNum>
  <w:abstractNum w:abstractNumId="1" w15:restartNumberingAfterBreak="0">
    <w:nsid w:val="FB7C25CD"/>
    <w:multiLevelType w:val="singleLevel"/>
    <w:tmpl w:val="FB7C25CD"/>
    <w:lvl w:ilvl="0">
      <w:start w:val="1"/>
      <w:numFmt w:val="decimal"/>
      <w:lvlText w:val="%1)"/>
      <w:lvlJc w:val="left"/>
      <w:pPr>
        <w:tabs>
          <w:tab w:val="left" w:pos="1265"/>
        </w:tabs>
        <w:ind w:left="1265" w:hanging="425"/>
      </w:pPr>
      <w:rPr>
        <w:rFonts w:hint="default"/>
      </w:rPr>
    </w:lvl>
  </w:abstractNum>
  <w:abstractNum w:abstractNumId="2" w15:restartNumberingAfterBreak="0">
    <w:nsid w:val="FBFF8E5A"/>
    <w:multiLevelType w:val="singleLevel"/>
    <w:tmpl w:val="FBFF8E5A"/>
    <w:lvl w:ilvl="0">
      <w:start w:val="1"/>
      <w:numFmt w:val="decimal"/>
      <w:suff w:val="nothing"/>
      <w:lvlText w:val="%1）"/>
      <w:lvlJc w:val="left"/>
    </w:lvl>
  </w:abstractNum>
  <w:abstractNum w:abstractNumId="3" w15:restartNumberingAfterBreak="0">
    <w:nsid w:val="07E75319"/>
    <w:multiLevelType w:val="hybridMultilevel"/>
    <w:tmpl w:val="5848338E"/>
    <w:lvl w:ilvl="0" w:tplc="04090019">
      <w:start w:val="1"/>
      <w:numFmt w:val="lowerLetter"/>
      <w:lvlText w:val="%1)"/>
      <w:lvlJc w:val="left"/>
      <w:pPr>
        <w:ind w:left="1470" w:hanging="420"/>
      </w:p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abstractNum w:abstractNumId="4" w15:restartNumberingAfterBreak="0">
    <w:nsid w:val="14873B53"/>
    <w:multiLevelType w:val="multilevel"/>
    <w:tmpl w:val="14873B53"/>
    <w:lvl w:ilvl="0">
      <w:start w:val="1"/>
      <w:numFmt w:val="decimal"/>
      <w:pStyle w:val="1"/>
      <w:isLgl/>
      <w:lvlText w:val="%1."/>
      <w:lvlJc w:val="left"/>
      <w:pPr>
        <w:ind w:left="624" w:hanging="624"/>
      </w:pPr>
      <w:rPr>
        <w:rFonts w:ascii="Times New Roman" w:eastAsia="宋体" w:hAnsi="Times New Roman" w:cs="Times New Roman" w:hint="default"/>
        <w:sz w:val="28"/>
      </w:rPr>
    </w:lvl>
    <w:lvl w:ilvl="1">
      <w:start w:val="1"/>
      <w:numFmt w:val="decimal"/>
      <w:pStyle w:val="2"/>
      <w:isLgl/>
      <w:lvlText w:val="%1.%2"/>
      <w:lvlJc w:val="left"/>
      <w:pPr>
        <w:ind w:left="680" w:hanging="680"/>
      </w:pPr>
      <w:rPr>
        <w:rFonts w:ascii="Times New Roman" w:eastAsia="宋体" w:hAnsi="Times New Roman" w:cs="Times New Roman" w:hint="default"/>
        <w:sz w:val="24"/>
      </w:rPr>
    </w:lvl>
    <w:lvl w:ilvl="2">
      <w:start w:val="1"/>
      <w:numFmt w:val="decimal"/>
      <w:pStyle w:val="3"/>
      <w:isLgl/>
      <w:lvlText w:val="%1.%2.%3"/>
      <w:lvlJc w:val="left"/>
      <w:pPr>
        <w:ind w:left="1531" w:hanging="851"/>
      </w:pPr>
      <w:rPr>
        <w:rFonts w:ascii="Times New Roman" w:eastAsia="宋体" w:hAnsi="Times New Roman" w:cs="Times New Roman" w:hint="default"/>
        <w:sz w:val="24"/>
      </w:rPr>
    </w:lvl>
    <w:lvl w:ilvl="3">
      <w:start w:val="1"/>
      <w:numFmt w:val="decimal"/>
      <w:lvlText w:val="%1.%2.%3.%4"/>
      <w:lvlJc w:val="left"/>
      <w:pPr>
        <w:ind w:left="2268" w:hanging="567"/>
      </w:pPr>
      <w:rPr>
        <w:rFonts w:hint="eastAsia"/>
      </w:rPr>
    </w:lvl>
    <w:lvl w:ilvl="4">
      <w:start w:val="1"/>
      <w:numFmt w:val="decimal"/>
      <w:lvlText w:val="%1.%2.%3.%4.%5"/>
      <w:lvlJc w:val="left"/>
      <w:pPr>
        <w:ind w:left="2835" w:hanging="567"/>
      </w:pPr>
      <w:rPr>
        <w:rFonts w:hint="eastAsia"/>
      </w:rPr>
    </w:lvl>
    <w:lvl w:ilvl="5">
      <w:start w:val="1"/>
      <w:numFmt w:val="decimal"/>
      <w:lvlText w:val="%1.%2.%3.%4.%5.%6"/>
      <w:lvlJc w:val="left"/>
      <w:pPr>
        <w:ind w:left="3402" w:hanging="567"/>
      </w:pPr>
      <w:rPr>
        <w:rFonts w:hint="eastAsia"/>
      </w:rPr>
    </w:lvl>
    <w:lvl w:ilvl="6">
      <w:start w:val="1"/>
      <w:numFmt w:val="decimal"/>
      <w:lvlText w:val="%1.%2.%3.%4.%5.%6.%7"/>
      <w:lvlJc w:val="left"/>
      <w:pPr>
        <w:ind w:left="3969" w:hanging="567"/>
      </w:pPr>
      <w:rPr>
        <w:rFonts w:hint="eastAsia"/>
      </w:rPr>
    </w:lvl>
    <w:lvl w:ilvl="7">
      <w:start w:val="1"/>
      <w:numFmt w:val="decimal"/>
      <w:lvlText w:val="%1.%2.%3.%4.%5.%6.%7.%8"/>
      <w:lvlJc w:val="left"/>
      <w:pPr>
        <w:ind w:left="4536" w:hanging="567"/>
      </w:pPr>
      <w:rPr>
        <w:rFonts w:hint="eastAsia"/>
      </w:rPr>
    </w:lvl>
    <w:lvl w:ilvl="8">
      <w:start w:val="1"/>
      <w:numFmt w:val="decimal"/>
      <w:lvlText w:val="%1.%2.%3.%4.%5.%6.%7.%8.%9"/>
      <w:lvlJc w:val="left"/>
      <w:pPr>
        <w:ind w:left="5103" w:hanging="567"/>
      </w:pPr>
      <w:rPr>
        <w:rFonts w:hint="eastAsia"/>
      </w:rPr>
    </w:lvl>
  </w:abstractNum>
  <w:abstractNum w:abstractNumId="5" w15:restartNumberingAfterBreak="0">
    <w:nsid w:val="1C8E3CFD"/>
    <w:multiLevelType w:val="hybridMultilevel"/>
    <w:tmpl w:val="60A2B92A"/>
    <w:lvl w:ilvl="0" w:tplc="04090019">
      <w:start w:val="1"/>
      <w:numFmt w:val="lowerLetter"/>
      <w:lvlText w:val="%1)"/>
      <w:lvlJc w:val="left"/>
      <w:pPr>
        <w:ind w:left="1470" w:hanging="420"/>
      </w:p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abstractNum w:abstractNumId="6" w15:restartNumberingAfterBreak="0">
    <w:nsid w:val="2B675320"/>
    <w:multiLevelType w:val="hybridMultilevel"/>
    <w:tmpl w:val="D700B338"/>
    <w:lvl w:ilvl="0" w:tplc="92B0E4DE">
      <w:start w:val="1"/>
      <w:numFmt w:val="lowerLetter"/>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abstractNum w:abstractNumId="7" w15:restartNumberingAfterBreak="0">
    <w:nsid w:val="3B656220"/>
    <w:multiLevelType w:val="hybridMultilevel"/>
    <w:tmpl w:val="826E5FAE"/>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4D5C14A5"/>
    <w:multiLevelType w:val="multilevel"/>
    <w:tmpl w:val="4D5C14A5"/>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501D1BEE"/>
    <w:multiLevelType w:val="multilevel"/>
    <w:tmpl w:val="501D1BEE"/>
    <w:lvl w:ilvl="0">
      <w:start w:val="1"/>
      <w:numFmt w:val="decimal"/>
      <w:lvlText w:val="%1."/>
      <w:lvlJc w:val="left"/>
      <w:pPr>
        <w:ind w:left="425" w:hanging="425"/>
      </w:pPr>
      <w:rPr>
        <w:rFonts w:ascii="Times New Roman" w:hAnsi="Times New Roman" w:cs="Times New Roman" w:hint="default"/>
      </w:rPr>
    </w:lvl>
    <w:lvl w:ilvl="1">
      <w:start w:val="1"/>
      <w:numFmt w:val="decimal"/>
      <w:suff w:val="space"/>
      <w:lvlText w:val="%1.%2."/>
      <w:lvlJc w:val="left"/>
      <w:pPr>
        <w:ind w:left="567" w:hanging="567"/>
      </w:pPr>
      <w:rPr>
        <w:rFonts w:ascii="Times New Roman" w:hAnsi="Times New Roman" w:cs="Times New Roman" w:hint="default"/>
        <w:b w:val="0"/>
      </w:rPr>
    </w:lvl>
    <w:lvl w:ilvl="2">
      <w:start w:val="1"/>
      <w:numFmt w:val="decimal"/>
      <w:lvlText w:val="%1.%2.%3."/>
      <w:lvlJc w:val="left"/>
      <w:pPr>
        <w:ind w:left="709" w:hanging="709"/>
      </w:pPr>
      <w:rPr>
        <w:rFonts w:hint="eastAsia"/>
        <w:b w:val="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60D5AD5"/>
    <w:multiLevelType w:val="multilevel"/>
    <w:tmpl w:val="660D5AD5"/>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67045DEC"/>
    <w:multiLevelType w:val="multilevel"/>
    <w:tmpl w:val="9AD67ED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rPr>
        <w:rFonts w:ascii="Times New Roman" w:eastAsia="宋体" w:hAnsi="Times New Roman"/>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6AE817AD"/>
    <w:multiLevelType w:val="multilevel"/>
    <w:tmpl w:val="6AE817AD"/>
    <w:lvl w:ilvl="0">
      <w:start w:val="1"/>
      <w:numFmt w:val="decimal"/>
      <w:lvlText w:val="%1."/>
      <w:lvlJc w:val="left"/>
      <w:pPr>
        <w:ind w:left="566" w:hanging="425"/>
      </w:pPr>
      <w:rPr>
        <w:rFonts w:ascii="Times New Roman" w:hAnsi="Times New Roman" w:cs="Times New Roman" w:hint="default"/>
        <w:b/>
      </w:rPr>
    </w:lvl>
    <w:lvl w:ilvl="1">
      <w:start w:val="1"/>
      <w:numFmt w:val="decimal"/>
      <w:lvlText w:val="%1.%2."/>
      <w:lvlJc w:val="left"/>
      <w:pPr>
        <w:ind w:left="567" w:hanging="567"/>
      </w:pPr>
      <w:rPr>
        <w:rFonts w:ascii="Times New Roman" w:hAnsi="Times New Roman" w:cs="Times New Roman" w:hint="default"/>
        <w:b/>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946484D"/>
    <w:multiLevelType w:val="singleLevel"/>
    <w:tmpl w:val="7946484D"/>
    <w:lvl w:ilvl="0">
      <w:start w:val="1"/>
      <w:numFmt w:val="decimal"/>
      <w:suff w:val="nothing"/>
      <w:lvlText w:val="（%1）"/>
      <w:lvlJc w:val="left"/>
    </w:lvl>
  </w:abstractNum>
  <w:num w:numId="1">
    <w:abstractNumId w:val="4"/>
    <w:lvlOverride w:ilvl="0">
      <w:lvl w:ilvl="0" w:tentative="1">
        <w:start w:val="1"/>
        <w:numFmt w:val="decimal"/>
        <w:pStyle w:val="1"/>
        <w:isLgl/>
        <w:suff w:val="space"/>
        <w:lvlText w:val="%1. "/>
        <w:lvlJc w:val="left"/>
        <w:pPr>
          <w:ind w:left="680" w:hanging="680"/>
        </w:pPr>
        <w:rPr>
          <w:rFonts w:ascii="Times New Roman" w:eastAsia="宋体" w:hAnsi="Times New Roman" w:cs="Times New Roman" w:hint="default"/>
          <w:sz w:val="21"/>
          <w:szCs w:val="21"/>
        </w:rPr>
      </w:lvl>
    </w:lvlOverride>
    <w:lvlOverride w:ilvl="1">
      <w:lvl w:ilvl="1" w:tentative="1">
        <w:start w:val="1"/>
        <w:numFmt w:val="decimal"/>
        <w:pStyle w:val="2"/>
        <w:isLgl/>
        <w:lvlText w:val="%1.%2"/>
        <w:lvlJc w:val="left"/>
        <w:pPr>
          <w:ind w:left="0" w:firstLine="0"/>
        </w:pPr>
        <w:rPr>
          <w:rFonts w:ascii="Times New Roman" w:eastAsia="宋体" w:hAnsi="Times New Roman" w:cs="Times New Roman" w:hint="default"/>
          <w:b/>
          <w:sz w:val="21"/>
          <w:szCs w:val="21"/>
        </w:rPr>
      </w:lvl>
    </w:lvlOverride>
    <w:lvlOverride w:ilvl="2">
      <w:lvl w:ilvl="2" w:tentative="1">
        <w:start w:val="1"/>
        <w:numFmt w:val="decimal"/>
        <w:pStyle w:val="3"/>
        <w:isLgl/>
        <w:lvlText w:val="%1.%2.%3"/>
        <w:lvlJc w:val="left"/>
        <w:pPr>
          <w:ind w:left="1361" w:hanging="681"/>
        </w:pPr>
        <w:rPr>
          <w:rFonts w:ascii="Times New Roman" w:hAnsi="Times New Roman" w:cs="Times New Roman" w:hint="default"/>
          <w:bCs w:val="0"/>
          <w:i w:val="0"/>
          <w:iCs w:val="0"/>
          <w:caps w:val="0"/>
          <w:smallCaps w:val="0"/>
          <w:strike w:val="0"/>
          <w:dstrike w:val="0"/>
          <w:outline w:val="0"/>
          <w:shadow w:val="0"/>
          <w:emboss w:val="0"/>
          <w:imprint w:val="0"/>
          <w:vanish w:val="0"/>
          <w:spacing w:val="0"/>
          <w:position w:val="0"/>
          <w:sz w:val="21"/>
          <w:szCs w:val="21"/>
          <w:u w:val="none"/>
          <w:vertAlign w:val="baseline"/>
          <w14:ligatures w14:val="none"/>
          <w14:numForm w14:val="default"/>
          <w14:numSpacing w14:val="default"/>
        </w:rPr>
      </w:lvl>
    </w:lvlOverride>
    <w:lvlOverride w:ilvl="3">
      <w:lvl w:ilvl="3" w:tentative="1">
        <w:start w:val="1"/>
        <w:numFmt w:val="decimal"/>
        <w:lvlText w:val="%1.%2.%3.%4"/>
        <w:lvlJc w:val="left"/>
        <w:pPr>
          <w:ind w:left="2268" w:hanging="567"/>
        </w:pPr>
        <w:rPr>
          <w:rFonts w:hint="eastAsia"/>
        </w:rPr>
      </w:lvl>
    </w:lvlOverride>
    <w:lvlOverride w:ilvl="4">
      <w:lvl w:ilvl="4" w:tentative="1">
        <w:start w:val="1"/>
        <w:numFmt w:val="decimal"/>
        <w:lvlText w:val="%1.%2.%3.%4.%5"/>
        <w:lvlJc w:val="left"/>
        <w:pPr>
          <w:ind w:left="2835" w:hanging="567"/>
        </w:pPr>
        <w:rPr>
          <w:rFonts w:hint="eastAsia"/>
        </w:rPr>
      </w:lvl>
    </w:lvlOverride>
    <w:lvlOverride w:ilvl="5">
      <w:lvl w:ilvl="5" w:tentative="1">
        <w:start w:val="1"/>
        <w:numFmt w:val="decimal"/>
        <w:lvlText w:val="%1.%2.%3.%4.%5.%6"/>
        <w:lvlJc w:val="left"/>
        <w:pPr>
          <w:ind w:left="3402" w:hanging="567"/>
        </w:pPr>
        <w:rPr>
          <w:rFonts w:hint="eastAsia"/>
        </w:rPr>
      </w:lvl>
    </w:lvlOverride>
    <w:lvlOverride w:ilvl="6">
      <w:lvl w:ilvl="6" w:tentative="1">
        <w:start w:val="1"/>
        <w:numFmt w:val="decimal"/>
        <w:lvlText w:val="%1.%2.%3.%4.%5.%6.%7"/>
        <w:lvlJc w:val="left"/>
        <w:pPr>
          <w:ind w:left="3969" w:hanging="567"/>
        </w:pPr>
        <w:rPr>
          <w:rFonts w:hint="eastAsia"/>
        </w:rPr>
      </w:lvl>
    </w:lvlOverride>
    <w:lvlOverride w:ilvl="7">
      <w:lvl w:ilvl="7" w:tentative="1">
        <w:start w:val="1"/>
        <w:numFmt w:val="decimal"/>
        <w:lvlText w:val="%1.%2.%3.%4.%5.%6.%7.%8"/>
        <w:lvlJc w:val="left"/>
        <w:pPr>
          <w:ind w:left="4536" w:hanging="567"/>
        </w:pPr>
        <w:rPr>
          <w:rFonts w:hint="eastAsia"/>
        </w:rPr>
      </w:lvl>
    </w:lvlOverride>
    <w:lvlOverride w:ilvl="8">
      <w:lvl w:ilvl="8" w:tentative="1">
        <w:start w:val="1"/>
        <w:numFmt w:val="decimal"/>
        <w:lvlText w:val="%1.%2.%3.%4.%5.%6.%7.%8.%9"/>
        <w:lvlJc w:val="left"/>
        <w:pPr>
          <w:ind w:left="5103" w:hanging="567"/>
        </w:pPr>
        <w:rPr>
          <w:rFonts w:hint="eastAsia"/>
        </w:rPr>
      </w:lvl>
    </w:lvlOverride>
  </w:num>
  <w:num w:numId="2">
    <w:abstractNumId w:val="9"/>
  </w:num>
  <w:num w:numId="3">
    <w:abstractNumId w:val="13"/>
  </w:num>
  <w:num w:numId="4">
    <w:abstractNumId w:val="0"/>
  </w:num>
  <w:num w:numId="5">
    <w:abstractNumId w:val="10"/>
  </w:num>
  <w:num w:numId="6">
    <w:abstractNumId w:val="11"/>
  </w:num>
  <w:num w:numId="7">
    <w:abstractNumId w:val="2"/>
  </w:num>
  <w:num w:numId="8">
    <w:abstractNumId w:val="1"/>
  </w:num>
  <w:num w:numId="9">
    <w:abstractNumId w:val="8"/>
  </w:num>
  <w:num w:numId="10">
    <w:abstractNumId w:val="12"/>
  </w:num>
  <w:num w:numId="11">
    <w:abstractNumId w:val="5"/>
  </w:num>
  <w:num w:numId="12">
    <w:abstractNumId w:val="3"/>
  </w:num>
  <w:num w:numId="13">
    <w:abstractNumId w:val="6"/>
  </w:num>
  <w:num w:numId="1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Shijie/李世杰">
    <w15:presenceInfo w15:providerId="AD" w15:userId="S-1-5-21-1065092785-1316984780-3147557180-1303"/>
  </w15:person>
  <w15:person w15:author="LiShijie3/李世杰">
    <w15:presenceInfo w15:providerId="AD" w15:userId="S-1-5-21-1065092785-1316984780-3147557180-1303"/>
  </w15:person>
  <w15:person w15:author="alix\Jie Zhao\赵杰">
    <w15:presenceInfo w15:providerId="None" w15:userId="alix\Jie Zhao\赵杰"/>
  </w15:person>
  <w15:person w15:author="谢雪晴(谢些些)">
    <w15:presenceInfo w15:providerId="AD" w15:userId="S-1-5-21-1806869893-3487312081-1437095003-626921"/>
  </w15:person>
  <w15:person w15:author="董利军">
    <w15:presenceInfo w15:providerId="AD" w15:userId="S-1-5-21-2718321988-781506270-3929145005-5975"/>
  </w15:person>
  <w15:person w15:author="Collin\Xiaofeng Liu\刘晓峰">
    <w15:presenceInfo w15:providerId="None" w15:userId="Collin\Xiaofeng Liu\刘晓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trackRevisions/>
  <w:documentProtection w:edit="readOnly"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RlNmU1YmFmMjE3YWQ4YWFhNmI1NmExMWY2MDljOTEifQ=="/>
  </w:docVars>
  <w:rsids>
    <w:rsidRoot w:val="00BD1BEE"/>
    <w:rsid w:val="BF76FCE7"/>
    <w:rsid w:val="CCB353B1"/>
    <w:rsid w:val="E6E702C4"/>
    <w:rsid w:val="E7B7A542"/>
    <w:rsid w:val="E9F9B61F"/>
    <w:rsid w:val="EB3FBF46"/>
    <w:rsid w:val="EDEF7D30"/>
    <w:rsid w:val="EEEFE209"/>
    <w:rsid w:val="EEFFEBC0"/>
    <w:rsid w:val="F6F99287"/>
    <w:rsid w:val="F7FD0575"/>
    <w:rsid w:val="FBFAFF8E"/>
    <w:rsid w:val="FCEFF9E4"/>
    <w:rsid w:val="FFFB51CD"/>
    <w:rsid w:val="00001807"/>
    <w:rsid w:val="00002E61"/>
    <w:rsid w:val="00011995"/>
    <w:rsid w:val="000201D3"/>
    <w:rsid w:val="00037D98"/>
    <w:rsid w:val="00041AB4"/>
    <w:rsid w:val="00054336"/>
    <w:rsid w:val="00056841"/>
    <w:rsid w:val="00073A2E"/>
    <w:rsid w:val="00085501"/>
    <w:rsid w:val="00087998"/>
    <w:rsid w:val="00095CD3"/>
    <w:rsid w:val="000A2557"/>
    <w:rsid w:val="000A3D3E"/>
    <w:rsid w:val="000A4BC8"/>
    <w:rsid w:val="000A68E1"/>
    <w:rsid w:val="000E2143"/>
    <w:rsid w:val="000E6622"/>
    <w:rsid w:val="00101EFC"/>
    <w:rsid w:val="00102177"/>
    <w:rsid w:val="00114CB4"/>
    <w:rsid w:val="00127AD3"/>
    <w:rsid w:val="00131AC1"/>
    <w:rsid w:val="00155F40"/>
    <w:rsid w:val="001567BE"/>
    <w:rsid w:val="00163108"/>
    <w:rsid w:val="00165A60"/>
    <w:rsid w:val="0017016E"/>
    <w:rsid w:val="00184BFE"/>
    <w:rsid w:val="001859DC"/>
    <w:rsid w:val="00190D0B"/>
    <w:rsid w:val="001956B3"/>
    <w:rsid w:val="001B49A8"/>
    <w:rsid w:val="001C0161"/>
    <w:rsid w:val="001C29E5"/>
    <w:rsid w:val="001C2A1D"/>
    <w:rsid w:val="001E4860"/>
    <w:rsid w:val="001E7D0C"/>
    <w:rsid w:val="001F29F1"/>
    <w:rsid w:val="00202D41"/>
    <w:rsid w:val="00203454"/>
    <w:rsid w:val="00203D00"/>
    <w:rsid w:val="002046D1"/>
    <w:rsid w:val="00211B75"/>
    <w:rsid w:val="0022033E"/>
    <w:rsid w:val="00220DF1"/>
    <w:rsid w:val="00221290"/>
    <w:rsid w:val="0022288A"/>
    <w:rsid w:val="00222F09"/>
    <w:rsid w:val="002351BE"/>
    <w:rsid w:val="002470ED"/>
    <w:rsid w:val="002635AB"/>
    <w:rsid w:val="00271AB6"/>
    <w:rsid w:val="00285CB8"/>
    <w:rsid w:val="002950E6"/>
    <w:rsid w:val="002A19C6"/>
    <w:rsid w:val="002C14FD"/>
    <w:rsid w:val="002E320D"/>
    <w:rsid w:val="002E63B1"/>
    <w:rsid w:val="002F74DC"/>
    <w:rsid w:val="00302051"/>
    <w:rsid w:val="0030428C"/>
    <w:rsid w:val="00304E6C"/>
    <w:rsid w:val="00306F22"/>
    <w:rsid w:val="00312A5E"/>
    <w:rsid w:val="0031419D"/>
    <w:rsid w:val="00323168"/>
    <w:rsid w:val="00327C01"/>
    <w:rsid w:val="00337BEA"/>
    <w:rsid w:val="003405B9"/>
    <w:rsid w:val="00350F5A"/>
    <w:rsid w:val="00371E09"/>
    <w:rsid w:val="0037444B"/>
    <w:rsid w:val="003747AE"/>
    <w:rsid w:val="00383353"/>
    <w:rsid w:val="00384D90"/>
    <w:rsid w:val="003859B0"/>
    <w:rsid w:val="003B2999"/>
    <w:rsid w:val="003C3774"/>
    <w:rsid w:val="003C3B5E"/>
    <w:rsid w:val="003D0582"/>
    <w:rsid w:val="003F24F2"/>
    <w:rsid w:val="004027A5"/>
    <w:rsid w:val="00420503"/>
    <w:rsid w:val="0044197F"/>
    <w:rsid w:val="004422C1"/>
    <w:rsid w:val="00450491"/>
    <w:rsid w:val="0046111B"/>
    <w:rsid w:val="00477874"/>
    <w:rsid w:val="00480063"/>
    <w:rsid w:val="004858ED"/>
    <w:rsid w:val="004905A5"/>
    <w:rsid w:val="00497AEE"/>
    <w:rsid w:val="004A3295"/>
    <w:rsid w:val="004B1727"/>
    <w:rsid w:val="004B3422"/>
    <w:rsid w:val="004E1C91"/>
    <w:rsid w:val="004E6DDF"/>
    <w:rsid w:val="00500E1E"/>
    <w:rsid w:val="00502DA3"/>
    <w:rsid w:val="00517D93"/>
    <w:rsid w:val="005261D2"/>
    <w:rsid w:val="00527818"/>
    <w:rsid w:val="00527963"/>
    <w:rsid w:val="0053136A"/>
    <w:rsid w:val="005439C1"/>
    <w:rsid w:val="00543E59"/>
    <w:rsid w:val="00545C1A"/>
    <w:rsid w:val="0055623C"/>
    <w:rsid w:val="00561AD2"/>
    <w:rsid w:val="00565786"/>
    <w:rsid w:val="0057168C"/>
    <w:rsid w:val="00573FF2"/>
    <w:rsid w:val="00581F29"/>
    <w:rsid w:val="00587BAC"/>
    <w:rsid w:val="005961C4"/>
    <w:rsid w:val="005B615D"/>
    <w:rsid w:val="005C23AE"/>
    <w:rsid w:val="005C28C0"/>
    <w:rsid w:val="005C3CDB"/>
    <w:rsid w:val="005E4B4F"/>
    <w:rsid w:val="005E6732"/>
    <w:rsid w:val="005F09FD"/>
    <w:rsid w:val="005F1017"/>
    <w:rsid w:val="00603049"/>
    <w:rsid w:val="00605593"/>
    <w:rsid w:val="00605902"/>
    <w:rsid w:val="006162B3"/>
    <w:rsid w:val="00616E02"/>
    <w:rsid w:val="0062041E"/>
    <w:rsid w:val="00661778"/>
    <w:rsid w:val="00664991"/>
    <w:rsid w:val="00671C5E"/>
    <w:rsid w:val="00675D6F"/>
    <w:rsid w:val="006847FC"/>
    <w:rsid w:val="00684D12"/>
    <w:rsid w:val="006911D6"/>
    <w:rsid w:val="006A7AF4"/>
    <w:rsid w:val="006B7F45"/>
    <w:rsid w:val="006B7FD6"/>
    <w:rsid w:val="006C47ED"/>
    <w:rsid w:val="006D12C5"/>
    <w:rsid w:val="006F2827"/>
    <w:rsid w:val="00700D35"/>
    <w:rsid w:val="007063AC"/>
    <w:rsid w:val="0072282D"/>
    <w:rsid w:val="00740DF4"/>
    <w:rsid w:val="00745C49"/>
    <w:rsid w:val="0075528C"/>
    <w:rsid w:val="00765F75"/>
    <w:rsid w:val="00771794"/>
    <w:rsid w:val="00775FCD"/>
    <w:rsid w:val="00776E6D"/>
    <w:rsid w:val="00793E38"/>
    <w:rsid w:val="007979AB"/>
    <w:rsid w:val="007B2CEB"/>
    <w:rsid w:val="007C507C"/>
    <w:rsid w:val="007C63B0"/>
    <w:rsid w:val="007C789A"/>
    <w:rsid w:val="007D0A6F"/>
    <w:rsid w:val="007E6F8D"/>
    <w:rsid w:val="00820CB7"/>
    <w:rsid w:val="00832B22"/>
    <w:rsid w:val="00833C41"/>
    <w:rsid w:val="008357B6"/>
    <w:rsid w:val="008360C9"/>
    <w:rsid w:val="00854BA3"/>
    <w:rsid w:val="00867DF0"/>
    <w:rsid w:val="00872875"/>
    <w:rsid w:val="00874E3F"/>
    <w:rsid w:val="008B731E"/>
    <w:rsid w:val="008E11C6"/>
    <w:rsid w:val="008E1237"/>
    <w:rsid w:val="009067C9"/>
    <w:rsid w:val="00917387"/>
    <w:rsid w:val="00920D24"/>
    <w:rsid w:val="0092409A"/>
    <w:rsid w:val="009247C8"/>
    <w:rsid w:val="00931A5F"/>
    <w:rsid w:val="009406F7"/>
    <w:rsid w:val="0095338F"/>
    <w:rsid w:val="00962D18"/>
    <w:rsid w:val="00967BE0"/>
    <w:rsid w:val="0097177E"/>
    <w:rsid w:val="00986E1C"/>
    <w:rsid w:val="009A7355"/>
    <w:rsid w:val="009B3D1E"/>
    <w:rsid w:val="009C1DA9"/>
    <w:rsid w:val="009C3784"/>
    <w:rsid w:val="009D0825"/>
    <w:rsid w:val="009D18D2"/>
    <w:rsid w:val="009F2265"/>
    <w:rsid w:val="00A0628A"/>
    <w:rsid w:val="00A17B57"/>
    <w:rsid w:val="00A30ABA"/>
    <w:rsid w:val="00A37F36"/>
    <w:rsid w:val="00A41F7D"/>
    <w:rsid w:val="00A5273B"/>
    <w:rsid w:val="00A66E3C"/>
    <w:rsid w:val="00A6716E"/>
    <w:rsid w:val="00A710A7"/>
    <w:rsid w:val="00A808E9"/>
    <w:rsid w:val="00A9259E"/>
    <w:rsid w:val="00A96D2F"/>
    <w:rsid w:val="00AA69D6"/>
    <w:rsid w:val="00AB71EF"/>
    <w:rsid w:val="00AB737A"/>
    <w:rsid w:val="00AB7662"/>
    <w:rsid w:val="00AC1780"/>
    <w:rsid w:val="00AC2204"/>
    <w:rsid w:val="00AD4AE4"/>
    <w:rsid w:val="00AE7F6A"/>
    <w:rsid w:val="00AF2B6D"/>
    <w:rsid w:val="00AF47A7"/>
    <w:rsid w:val="00B07D57"/>
    <w:rsid w:val="00B24E63"/>
    <w:rsid w:val="00B26606"/>
    <w:rsid w:val="00B26DF0"/>
    <w:rsid w:val="00B30E65"/>
    <w:rsid w:val="00B32559"/>
    <w:rsid w:val="00B3346D"/>
    <w:rsid w:val="00B363E9"/>
    <w:rsid w:val="00B43A89"/>
    <w:rsid w:val="00B457E8"/>
    <w:rsid w:val="00B6167C"/>
    <w:rsid w:val="00B6285F"/>
    <w:rsid w:val="00B64B56"/>
    <w:rsid w:val="00B7078A"/>
    <w:rsid w:val="00B757E6"/>
    <w:rsid w:val="00B76271"/>
    <w:rsid w:val="00B84198"/>
    <w:rsid w:val="00B84B7B"/>
    <w:rsid w:val="00B85FBD"/>
    <w:rsid w:val="00BA0EF5"/>
    <w:rsid w:val="00BA12DE"/>
    <w:rsid w:val="00BB05AE"/>
    <w:rsid w:val="00BC214E"/>
    <w:rsid w:val="00BD1BEE"/>
    <w:rsid w:val="00BE0D24"/>
    <w:rsid w:val="00BF1268"/>
    <w:rsid w:val="00BF1A55"/>
    <w:rsid w:val="00BF57B5"/>
    <w:rsid w:val="00C22540"/>
    <w:rsid w:val="00C230A2"/>
    <w:rsid w:val="00C3012F"/>
    <w:rsid w:val="00C36D3F"/>
    <w:rsid w:val="00C54944"/>
    <w:rsid w:val="00C5791C"/>
    <w:rsid w:val="00C63CDD"/>
    <w:rsid w:val="00C747AC"/>
    <w:rsid w:val="00C763A6"/>
    <w:rsid w:val="00C77F58"/>
    <w:rsid w:val="00CA00F6"/>
    <w:rsid w:val="00CA0ECF"/>
    <w:rsid w:val="00CC1331"/>
    <w:rsid w:val="00CE3B30"/>
    <w:rsid w:val="00CE7A00"/>
    <w:rsid w:val="00D06C1D"/>
    <w:rsid w:val="00D1069A"/>
    <w:rsid w:val="00D15B43"/>
    <w:rsid w:val="00D17162"/>
    <w:rsid w:val="00D1734D"/>
    <w:rsid w:val="00D21A00"/>
    <w:rsid w:val="00D419B5"/>
    <w:rsid w:val="00D44270"/>
    <w:rsid w:val="00D573BE"/>
    <w:rsid w:val="00D73642"/>
    <w:rsid w:val="00D81409"/>
    <w:rsid w:val="00D8618E"/>
    <w:rsid w:val="00D87121"/>
    <w:rsid w:val="00D9645E"/>
    <w:rsid w:val="00DC36A4"/>
    <w:rsid w:val="00DC4877"/>
    <w:rsid w:val="00DD4B25"/>
    <w:rsid w:val="00DD6A04"/>
    <w:rsid w:val="00DE37F5"/>
    <w:rsid w:val="00DE4EC1"/>
    <w:rsid w:val="00DF329D"/>
    <w:rsid w:val="00E045E1"/>
    <w:rsid w:val="00E224E4"/>
    <w:rsid w:val="00E32C6C"/>
    <w:rsid w:val="00E35CCF"/>
    <w:rsid w:val="00E53AFF"/>
    <w:rsid w:val="00E57333"/>
    <w:rsid w:val="00E57DE2"/>
    <w:rsid w:val="00E61554"/>
    <w:rsid w:val="00E61603"/>
    <w:rsid w:val="00E620D0"/>
    <w:rsid w:val="00E6471B"/>
    <w:rsid w:val="00E649D5"/>
    <w:rsid w:val="00E66C02"/>
    <w:rsid w:val="00E70F96"/>
    <w:rsid w:val="00E868E8"/>
    <w:rsid w:val="00E952C6"/>
    <w:rsid w:val="00EA0E55"/>
    <w:rsid w:val="00EA3387"/>
    <w:rsid w:val="00EA48F6"/>
    <w:rsid w:val="00EA73EF"/>
    <w:rsid w:val="00EB7A98"/>
    <w:rsid w:val="00EB7AF3"/>
    <w:rsid w:val="00EC67D2"/>
    <w:rsid w:val="00EE26E2"/>
    <w:rsid w:val="00EE6A57"/>
    <w:rsid w:val="00EF0E50"/>
    <w:rsid w:val="00F12BD7"/>
    <w:rsid w:val="00F15E83"/>
    <w:rsid w:val="00F16155"/>
    <w:rsid w:val="00F21682"/>
    <w:rsid w:val="00F22C7F"/>
    <w:rsid w:val="00F22F8C"/>
    <w:rsid w:val="00F363A0"/>
    <w:rsid w:val="00F470F3"/>
    <w:rsid w:val="00F54740"/>
    <w:rsid w:val="00F6502D"/>
    <w:rsid w:val="00F80AA5"/>
    <w:rsid w:val="00F87D07"/>
    <w:rsid w:val="00F92FD9"/>
    <w:rsid w:val="00FB055F"/>
    <w:rsid w:val="00FB0B71"/>
    <w:rsid w:val="00FB4FF3"/>
    <w:rsid w:val="00FC4B10"/>
    <w:rsid w:val="00FC5227"/>
    <w:rsid w:val="00FC58E4"/>
    <w:rsid w:val="00FC6971"/>
    <w:rsid w:val="00FD060B"/>
    <w:rsid w:val="00FD51CE"/>
    <w:rsid w:val="00FF7D23"/>
    <w:rsid w:val="02056D00"/>
    <w:rsid w:val="03517B13"/>
    <w:rsid w:val="03B12B9F"/>
    <w:rsid w:val="04022C02"/>
    <w:rsid w:val="04FE1F92"/>
    <w:rsid w:val="0520107A"/>
    <w:rsid w:val="056A3A4A"/>
    <w:rsid w:val="06B20EBD"/>
    <w:rsid w:val="06D01D10"/>
    <w:rsid w:val="077C5CB6"/>
    <w:rsid w:val="081D5194"/>
    <w:rsid w:val="0B4C599F"/>
    <w:rsid w:val="0C015045"/>
    <w:rsid w:val="0E055564"/>
    <w:rsid w:val="109C2F25"/>
    <w:rsid w:val="137D1473"/>
    <w:rsid w:val="14524026"/>
    <w:rsid w:val="16F735E0"/>
    <w:rsid w:val="1B4D379A"/>
    <w:rsid w:val="1B5A1725"/>
    <w:rsid w:val="1DB26E14"/>
    <w:rsid w:val="20717757"/>
    <w:rsid w:val="217E39B7"/>
    <w:rsid w:val="235136C7"/>
    <w:rsid w:val="251866D1"/>
    <w:rsid w:val="25861774"/>
    <w:rsid w:val="26081416"/>
    <w:rsid w:val="2759495C"/>
    <w:rsid w:val="27983FEE"/>
    <w:rsid w:val="28477A5A"/>
    <w:rsid w:val="296934DC"/>
    <w:rsid w:val="2B73797C"/>
    <w:rsid w:val="2B9519BB"/>
    <w:rsid w:val="2E2D299F"/>
    <w:rsid w:val="2EB9097F"/>
    <w:rsid w:val="31194AE5"/>
    <w:rsid w:val="319E4903"/>
    <w:rsid w:val="31A32707"/>
    <w:rsid w:val="31BD6BD0"/>
    <w:rsid w:val="33381950"/>
    <w:rsid w:val="338D077F"/>
    <w:rsid w:val="354E2FF6"/>
    <w:rsid w:val="38EE8E53"/>
    <w:rsid w:val="3934169D"/>
    <w:rsid w:val="39F22899"/>
    <w:rsid w:val="3BBC6A2B"/>
    <w:rsid w:val="3CF90C34"/>
    <w:rsid w:val="3D16186A"/>
    <w:rsid w:val="3FEB51AC"/>
    <w:rsid w:val="40A92971"/>
    <w:rsid w:val="433A4ADA"/>
    <w:rsid w:val="46E840F4"/>
    <w:rsid w:val="477E5BBD"/>
    <w:rsid w:val="47D9567F"/>
    <w:rsid w:val="4A3D5B7C"/>
    <w:rsid w:val="4BC860FF"/>
    <w:rsid w:val="4C4E17D5"/>
    <w:rsid w:val="4C9970AC"/>
    <w:rsid w:val="4DA126AA"/>
    <w:rsid w:val="508B7B4A"/>
    <w:rsid w:val="52F853B4"/>
    <w:rsid w:val="53EE5F2C"/>
    <w:rsid w:val="54E56216"/>
    <w:rsid w:val="557935A4"/>
    <w:rsid w:val="56261760"/>
    <w:rsid w:val="569FED23"/>
    <w:rsid w:val="56AD66B5"/>
    <w:rsid w:val="57105E2A"/>
    <w:rsid w:val="57A858DC"/>
    <w:rsid w:val="580077CD"/>
    <w:rsid w:val="589A3BD7"/>
    <w:rsid w:val="58D311CC"/>
    <w:rsid w:val="58E2693F"/>
    <w:rsid w:val="592B6448"/>
    <w:rsid w:val="599B1D17"/>
    <w:rsid w:val="59A724BA"/>
    <w:rsid w:val="5A67147B"/>
    <w:rsid w:val="5BEF61FD"/>
    <w:rsid w:val="5BF699B1"/>
    <w:rsid w:val="5D596A4A"/>
    <w:rsid w:val="5E693A13"/>
    <w:rsid w:val="5EDFE5F1"/>
    <w:rsid w:val="5F2F3B88"/>
    <w:rsid w:val="5F6979FA"/>
    <w:rsid w:val="614222FA"/>
    <w:rsid w:val="620B6B90"/>
    <w:rsid w:val="64810319"/>
    <w:rsid w:val="6B5D9289"/>
    <w:rsid w:val="6BA96790"/>
    <w:rsid w:val="6CB90195"/>
    <w:rsid w:val="6CE5126C"/>
    <w:rsid w:val="6E281ADB"/>
    <w:rsid w:val="6FEA6F20"/>
    <w:rsid w:val="701514FB"/>
    <w:rsid w:val="70A725B5"/>
    <w:rsid w:val="70FD0E77"/>
    <w:rsid w:val="715C11B6"/>
    <w:rsid w:val="720C3AB0"/>
    <w:rsid w:val="748A7DE8"/>
    <w:rsid w:val="765E21A7"/>
    <w:rsid w:val="77C35EBA"/>
    <w:rsid w:val="77E9A672"/>
    <w:rsid w:val="79FB5615"/>
    <w:rsid w:val="7C2637F6"/>
    <w:rsid w:val="7CBFDB2D"/>
    <w:rsid w:val="7D632458"/>
    <w:rsid w:val="7D9F37CC"/>
    <w:rsid w:val="7EEF3CB7"/>
    <w:rsid w:val="7F737E44"/>
    <w:rsid w:val="7FA9B062"/>
    <w:rsid w:val="7FA9C555"/>
    <w:rsid w:val="7FFBC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FD249B"/>
  <w15:docId w15:val="{180EBC1D-5153-4C65-8C80-7C4B9B5F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等线" w:eastAsia="等线" w:hAnsi="等线" w:cs="等线"/>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00" w:lineRule="exact"/>
      <w:jc w:val="both"/>
    </w:pPr>
    <w:rPr>
      <w:rFonts w:asciiTheme="minorHAnsi" w:eastAsia="宋体"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spacing w:beforeLines="50" w:before="50" w:after="200" w:line="276" w:lineRule="auto"/>
      <w:jc w:val="left"/>
    </w:pPr>
    <w:rPr>
      <w:rFonts w:eastAsiaTheme="minorEastAsia"/>
      <w:kern w:val="0"/>
      <w:sz w:val="22"/>
      <w:lang w:eastAsia="en-US"/>
    </w:rPr>
  </w:style>
  <w:style w:type="paragraph" w:styleId="a5">
    <w:name w:val="Body Text"/>
    <w:basedOn w:val="a"/>
    <w:link w:val="a6"/>
    <w:qFormat/>
    <w:pPr>
      <w:widowControl/>
      <w:spacing w:line="360" w:lineRule="auto"/>
      <w:jc w:val="left"/>
    </w:pPr>
    <w:rPr>
      <w:rFonts w:ascii="Times New Roman" w:hAnsi="Times New Roman" w:cs="Times New Roman"/>
      <w:kern w:val="0"/>
      <w:szCs w:val="20"/>
    </w:rPr>
  </w:style>
  <w:style w:type="paragraph" w:styleId="a7">
    <w:name w:val="Balloon Text"/>
    <w:basedOn w:val="a"/>
    <w:link w:val="a8"/>
    <w:semiHidden/>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spacing w:line="240" w:lineRule="atLeast"/>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d">
    <w:name w:val="annotation subject"/>
    <w:basedOn w:val="a3"/>
    <w:next w:val="a3"/>
    <w:link w:val="ae"/>
    <w:uiPriority w:val="99"/>
    <w:semiHidden/>
    <w:unhideWhenUsed/>
    <w:qFormat/>
    <w:pPr>
      <w:spacing w:beforeLines="0" w:before="0" w:after="0" w:line="400" w:lineRule="exact"/>
    </w:pPr>
    <w:rPr>
      <w:rFonts w:eastAsia="宋体"/>
      <w:b/>
      <w:bCs/>
      <w:kern w:val="2"/>
      <w:sz w:val="21"/>
      <w:lang w:eastAsia="zh-CN"/>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nhideWhenUsed/>
    <w:qFormat/>
    <w:rPr>
      <w:sz w:val="21"/>
      <w:szCs w:val="21"/>
    </w:rPr>
  </w:style>
  <w:style w:type="paragraph" w:styleId="af1">
    <w:name w:val="List Paragraph"/>
    <w:basedOn w:val="a"/>
    <w:uiPriority w:val="34"/>
    <w:qFormat/>
    <w:pPr>
      <w:ind w:firstLineChars="200" w:firstLine="420"/>
    </w:pPr>
    <w:rPr>
      <w:rFonts w:eastAsiaTheme="minorEastAsia"/>
    </w:rPr>
  </w:style>
  <w:style w:type="paragraph" w:customStyle="1" w:styleId="1">
    <w:name w:val="合同条款1"/>
    <w:basedOn w:val="af1"/>
    <w:qFormat/>
    <w:pPr>
      <w:numPr>
        <w:numId w:val="1"/>
      </w:numPr>
      <w:tabs>
        <w:tab w:val="left" w:pos="567"/>
      </w:tabs>
      <w:snapToGrid w:val="0"/>
      <w:spacing w:beforeLines="100" w:before="312" w:afterLines="100" w:after="312" w:line="240" w:lineRule="auto"/>
      <w:ind w:left="0" w:firstLineChars="0" w:firstLine="0"/>
      <w:outlineLvl w:val="1"/>
    </w:pPr>
    <w:rPr>
      <w:rFonts w:asciiTheme="minorEastAsia" w:eastAsia="宋体" w:hAnsiTheme="minorEastAsia" w:cs="Times New Roman"/>
      <w:b/>
      <w:szCs w:val="21"/>
      <w:u w:val="single"/>
    </w:rPr>
  </w:style>
  <w:style w:type="paragraph" w:customStyle="1" w:styleId="2">
    <w:name w:val="合同条款2"/>
    <w:basedOn w:val="a"/>
    <w:qFormat/>
    <w:pPr>
      <w:numPr>
        <w:ilvl w:val="1"/>
        <w:numId w:val="1"/>
      </w:numPr>
      <w:tabs>
        <w:tab w:val="left" w:pos="567"/>
      </w:tabs>
      <w:snapToGrid w:val="0"/>
      <w:spacing w:afterLines="50" w:after="156" w:line="240" w:lineRule="auto"/>
      <w:ind w:left="420" w:hangingChars="200" w:hanging="420"/>
    </w:pPr>
    <w:rPr>
      <w:rFonts w:ascii="宋体" w:hAnsi="宋体" w:cs="Calibri"/>
      <w:bCs/>
      <w:color w:val="000000"/>
      <w:szCs w:val="21"/>
    </w:rPr>
  </w:style>
  <w:style w:type="paragraph" w:customStyle="1" w:styleId="3">
    <w:name w:val="合同条款3"/>
    <w:basedOn w:val="af1"/>
    <w:qFormat/>
    <w:pPr>
      <w:numPr>
        <w:ilvl w:val="2"/>
        <w:numId w:val="1"/>
      </w:numPr>
      <w:tabs>
        <w:tab w:val="left" w:pos="1276"/>
      </w:tabs>
      <w:spacing w:beforeLines="50" w:before="50" w:line="300" w:lineRule="auto"/>
      <w:ind w:left="1276" w:firstLineChars="0" w:hanging="709"/>
    </w:pPr>
    <w:rPr>
      <w:rFonts w:ascii="宋体" w:eastAsia="宋体" w:hAnsi="宋体" w:cs="Times New Roman"/>
      <w:szCs w:val="21"/>
    </w:rPr>
  </w:style>
  <w:style w:type="character" w:customStyle="1" w:styleId="a4">
    <w:name w:val="批注文字 字符"/>
    <w:basedOn w:val="a0"/>
    <w:link w:val="a3"/>
    <w:qFormat/>
    <w:rPr>
      <w:kern w:val="0"/>
      <w:sz w:val="22"/>
      <w:lang w:eastAsia="en-US"/>
    </w:rPr>
  </w:style>
  <w:style w:type="character" w:customStyle="1" w:styleId="a8">
    <w:name w:val="批注框文本 字符"/>
    <w:basedOn w:val="a0"/>
    <w:link w:val="a7"/>
    <w:semiHidden/>
    <w:qFormat/>
    <w:rPr>
      <w:rFonts w:eastAsia="宋体"/>
      <w:sz w:val="18"/>
      <w:szCs w:val="18"/>
    </w:rPr>
  </w:style>
  <w:style w:type="character" w:customStyle="1" w:styleId="ac">
    <w:name w:val="页眉 字符"/>
    <w:basedOn w:val="a0"/>
    <w:link w:val="ab"/>
    <w:uiPriority w:val="99"/>
    <w:qFormat/>
    <w:rPr>
      <w:rFonts w:eastAsia="宋体"/>
      <w:sz w:val="18"/>
      <w:szCs w:val="18"/>
    </w:rPr>
  </w:style>
  <w:style w:type="character" w:customStyle="1" w:styleId="aa">
    <w:name w:val="页脚 字符"/>
    <w:basedOn w:val="a0"/>
    <w:link w:val="a9"/>
    <w:uiPriority w:val="99"/>
    <w:qFormat/>
    <w:rPr>
      <w:rFonts w:eastAsia="宋体"/>
      <w:sz w:val="18"/>
      <w:szCs w:val="18"/>
    </w:rPr>
  </w:style>
  <w:style w:type="character" w:customStyle="1" w:styleId="ae">
    <w:name w:val="批注主题 字符"/>
    <w:basedOn w:val="a4"/>
    <w:link w:val="ad"/>
    <w:uiPriority w:val="99"/>
    <w:semiHidden/>
    <w:qFormat/>
    <w:rPr>
      <w:rFonts w:eastAsia="宋体"/>
      <w:b/>
      <w:bCs/>
      <w:kern w:val="0"/>
      <w:sz w:val="22"/>
      <w:lang w:eastAsia="en-US"/>
    </w:rPr>
  </w:style>
  <w:style w:type="paragraph" w:customStyle="1" w:styleId="10">
    <w:name w:val="修订1"/>
    <w:hidden/>
    <w:uiPriority w:val="99"/>
    <w:semiHidden/>
    <w:qFormat/>
    <w:rPr>
      <w:rFonts w:asciiTheme="minorHAnsi" w:eastAsia="宋体" w:hAnsiTheme="minorHAnsi" w:cstheme="minorBidi"/>
      <w:kern w:val="2"/>
      <w:sz w:val="21"/>
      <w:szCs w:val="22"/>
    </w:rPr>
  </w:style>
  <w:style w:type="character" w:customStyle="1" w:styleId="a6">
    <w:name w:val="正文文本 字符"/>
    <w:basedOn w:val="a0"/>
    <w:link w:val="a5"/>
    <w:qFormat/>
    <w:rPr>
      <w:rFonts w:ascii="Times New Roman" w:eastAsia="宋体" w:hAnsi="Times New Roman" w:cs="Times New Roman"/>
      <w:kern w:val="0"/>
      <w:szCs w:val="20"/>
    </w:rPr>
  </w:style>
  <w:style w:type="paragraph" w:customStyle="1" w:styleId="ListParagraph1">
    <w:name w:val="List Paragraph1"/>
    <w:basedOn w:val="a"/>
    <w:uiPriority w:val="34"/>
    <w:qFormat/>
    <w:pPr>
      <w:ind w:firstLineChars="200" w:firstLine="420"/>
    </w:pPr>
    <w:rPr>
      <w:rFonts w:eastAsiaTheme="minorEastAsia"/>
    </w:rPr>
  </w:style>
  <w:style w:type="paragraph" w:customStyle="1" w:styleId="TableParagraph">
    <w:name w:val="Table Paragraph"/>
    <w:basedOn w:val="a"/>
    <w:uiPriority w:val="1"/>
    <w:qFormat/>
    <w:rPr>
      <w:rFonts w:ascii="Arial" w:eastAsia="Arial" w:hAnsi="Arial" w:cs="Arial"/>
      <w:lang w:eastAsia="en-US" w:bidi="en-US"/>
    </w:rPr>
  </w:style>
  <w:style w:type="character" w:customStyle="1" w:styleId="font11">
    <w:name w:val="font11"/>
    <w:basedOn w:val="a0"/>
    <w:qFormat/>
    <w:rPr>
      <w:rFonts w:ascii="等线" w:eastAsia="等线" w:hAnsi="等线" w:cs="等线" w:hint="eastAsia"/>
      <w:color w:val="000000"/>
      <w:sz w:val="24"/>
      <w:szCs w:val="24"/>
      <w:u w:val="none"/>
    </w:rPr>
  </w:style>
  <w:style w:type="character" w:customStyle="1" w:styleId="font21">
    <w:name w:val="font21"/>
    <w:basedOn w:val="a0"/>
    <w:qFormat/>
    <w:rPr>
      <w:rFonts w:ascii="等线" w:eastAsia="等线" w:hAnsi="等线" w:cs="等线" w:hint="eastAsia"/>
      <w:color w:val="000000"/>
      <w:sz w:val="24"/>
      <w:szCs w:val="24"/>
      <w:u w:val="none"/>
    </w:rPr>
  </w:style>
  <w:style w:type="paragraph" w:customStyle="1" w:styleId="ABC-">
    <w:name w:val="ABC - 正文"/>
    <w:link w:val="ABC-Char"/>
    <w:qFormat/>
    <w:pPr>
      <w:spacing w:afterLines="50" w:after="50" w:line="300" w:lineRule="auto"/>
      <w:ind w:firstLineChars="200" w:firstLine="200"/>
    </w:pPr>
    <w:rPr>
      <w:rFonts w:ascii="Cambria" w:eastAsia="宋体" w:hAnsi="Cambria" w:cs="Times New Roman"/>
      <w:kern w:val="2"/>
      <w:sz w:val="21"/>
      <w:szCs w:val="21"/>
    </w:rPr>
  </w:style>
  <w:style w:type="character" w:customStyle="1" w:styleId="ABC-Char">
    <w:name w:val="ABC - 正文 Char"/>
    <w:link w:val="ABC-"/>
    <w:qFormat/>
    <w:rPr>
      <w:rFonts w:ascii="Cambria" w:hAnsi="Cambria"/>
      <w:kern w:val="2"/>
      <w:sz w:val="21"/>
      <w:szCs w:val="21"/>
    </w:rPr>
  </w:style>
  <w:style w:type="paragraph" w:styleId="af2">
    <w:name w:val="Revision"/>
    <w:hidden/>
    <w:uiPriority w:val="99"/>
    <w:semiHidden/>
    <w:rsid w:val="00B6167C"/>
    <w:rPr>
      <w:rFonts w:asciiTheme="minorHAnsi" w:eastAsia="宋体"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202211">
      <w:bodyDiv w:val="1"/>
      <w:marLeft w:val="0"/>
      <w:marRight w:val="0"/>
      <w:marTop w:val="0"/>
      <w:marBottom w:val="0"/>
      <w:divBdr>
        <w:top w:val="none" w:sz="0" w:space="0" w:color="auto"/>
        <w:left w:val="none" w:sz="0" w:space="0" w:color="auto"/>
        <w:bottom w:val="none" w:sz="0" w:space="0" w:color="auto"/>
        <w:right w:val="none" w:sz="0" w:space="0" w:color="auto"/>
      </w:divBdr>
      <w:divsChild>
        <w:div w:id="2228329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58B21C-DC4E-4DF6-A638-87AA36710A37}">
  <we:reference id="wa104099688" version="1.3.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6DF16A7C-6A93-4754-BD9B-8C6176852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8</Pages>
  <Words>862</Words>
  <Characters>4914</Characters>
  <Application>Microsoft Office Word</Application>
  <DocSecurity>0</DocSecurity>
  <Lines>40</Lines>
  <Paragraphs>11</Paragraphs>
  <ScaleCrop>false</ScaleCrop>
  <Company>ecarx.com</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祝丹蕊</dc:creator>
  <cp:keywords/>
  <dc:description/>
  <cp:lastModifiedBy>alix\Jie Zhao\赵杰</cp:lastModifiedBy>
  <cp:revision>50</cp:revision>
  <dcterms:created xsi:type="dcterms:W3CDTF">2022-06-19T16:21:00Z</dcterms:created>
  <dcterms:modified xsi:type="dcterms:W3CDTF">2024-02-29T02:08:00Z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07ADAAEDC9ED4A7CAFE06719730085C2</vt:lpwstr>
  </property>
</Properties>
</file>